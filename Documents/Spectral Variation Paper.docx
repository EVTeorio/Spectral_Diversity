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5140D" w14:textId="77777777" w:rsidR="007B7C34" w:rsidRDefault="00E75A31" w:rsidP="00E75A31">
      <w:pPr>
        <w:pStyle w:val="NormalWeb"/>
      </w:pPr>
      <w:r>
        <w:t>Abstract</w:t>
      </w:r>
    </w:p>
    <w:p w14:paraId="0E4B9BAB" w14:textId="59EB3675" w:rsidR="00E75A31" w:rsidRDefault="00E75A31" w:rsidP="00E75A31">
      <w:pPr>
        <w:pStyle w:val="NormalWeb"/>
      </w:pPr>
      <w:r>
        <w:t xml:space="preserve">Biodiversity plays a critical role in maintaining ecosystem function, yet monitoring its spatial and temporal dynamics remains a significant challenge, particularly in forested systems. Recent advances in hyperspectral remote sensing provide new opportunities to assess biodiversity across large spatial scales. Leaf spectral reflectance is influenced by biochemical and structural traits that are shaped by evolutionary history, suggesting that spectral variation may serve as a proxy for phylogenetic diversity. In this study, we investigate the relationship between spectral heterogeneity and phylogenetic diversity in a temperate forest system. We utilize census data collected during the 2024–2025 </w:t>
      </w:r>
      <w:proofErr w:type="spellStart"/>
      <w:r>
        <w:t>recensus</w:t>
      </w:r>
      <w:proofErr w:type="spellEnd"/>
      <w:r>
        <w:t xml:space="preserve"> of the 20-hectare Paint Rock Forest Dynamic Plot, which includes species identity, diameter at breast height (DBH), spatial location, and canopy position for over 29,000 trees. These data were used to generate spatial representations of species composition and phylogenetic diversity, serving as ground reference for drone-acquired hyperspectral imagery collected in July 2024.</w:t>
      </w:r>
    </w:p>
    <w:p w14:paraId="2EAC9F45" w14:textId="059FA1C7" w:rsidR="00E75A31" w:rsidRDefault="00E75A31" w:rsidP="00E75A31">
      <w:pPr>
        <w:pStyle w:val="NormalWeb"/>
      </w:pPr>
      <w:commentRangeStart w:id="0"/>
      <w:r>
        <w:t>Our results indicate that spectral variation captures a measurable component of phylogenetic diversity across the landscape. Specifically, we found that approximately 8% of the spectral heterogeneity can be explained by the calculated phylogenetic diversity. However, additional factors, including topography and water availability, also play important roles in shaping spectral patterns. These findings highlight both the potential and limitations of using hyperspectral data as a proxy for biodiversity, and underscore the need to account for environmental drivers when interpreting remotely sensed signals.</w:t>
      </w:r>
      <w:commentRangeEnd w:id="0"/>
      <w:r>
        <w:rPr>
          <w:rStyle w:val="CommentReference"/>
          <w:rFonts w:asciiTheme="minorHAnsi" w:eastAsiaTheme="minorHAnsi" w:hAnsiTheme="minorHAnsi" w:cstheme="minorBidi"/>
        </w:rPr>
        <w:commentReference w:id="0"/>
      </w:r>
    </w:p>
    <w:p w14:paraId="1A156F10" w14:textId="77777777" w:rsidR="00E75A31" w:rsidRDefault="00E75A31" w:rsidP="00D346D4">
      <w:pPr>
        <w:pStyle w:val="NormalWeb"/>
      </w:pPr>
    </w:p>
    <w:p w14:paraId="0C385C48" w14:textId="2F66E96B" w:rsidR="001E1BE8" w:rsidRDefault="009F5529" w:rsidP="00D346D4">
      <w:pPr>
        <w:pStyle w:val="NormalWeb"/>
      </w:pPr>
      <w:r>
        <w:t>Introduction:</w:t>
      </w:r>
    </w:p>
    <w:p w14:paraId="12C1F62C" w14:textId="0721A726" w:rsidR="009F5529" w:rsidRPr="000918FB" w:rsidRDefault="009F5529" w:rsidP="009F5529">
      <w:pPr>
        <w:rPr>
          <w:rFonts w:ascii="Times New Roman" w:hAnsi="Times New Roman" w:cs="Times New Roman"/>
          <w:sz w:val="24"/>
          <w:szCs w:val="24"/>
        </w:rPr>
      </w:pPr>
      <w:r w:rsidRPr="000918FB">
        <w:rPr>
          <w:rFonts w:ascii="Times New Roman" w:hAnsi="Times New Roman" w:cs="Times New Roman"/>
          <w:sz w:val="24"/>
          <w:szCs w:val="24"/>
        </w:rPr>
        <w:t xml:space="preserve">Biodiversity plays a critical role in maintaining ecosystem function, resilience, and productivity, making the monitoring of biodiversity change in forest systems an essential component of conservation efforts. Recent advances in </w:t>
      </w:r>
      <w:r w:rsidR="00DB0F01" w:rsidRPr="000918FB">
        <w:rPr>
          <w:rFonts w:ascii="Times New Roman" w:hAnsi="Times New Roman" w:cs="Times New Roman"/>
          <w:sz w:val="24"/>
          <w:szCs w:val="24"/>
        </w:rPr>
        <w:t>hyperspectral</w:t>
      </w:r>
      <w:r w:rsidR="000F31C2">
        <w:rPr>
          <w:rFonts w:ascii="Times New Roman" w:hAnsi="Times New Roman" w:cs="Times New Roman"/>
          <w:sz w:val="24"/>
          <w:szCs w:val="24"/>
        </w:rPr>
        <w:t xml:space="preserve"> (HS)</w:t>
      </w:r>
      <w:r w:rsidR="00DB0F01" w:rsidRPr="000918FB">
        <w:rPr>
          <w:rFonts w:ascii="Times New Roman" w:hAnsi="Times New Roman" w:cs="Times New Roman"/>
          <w:sz w:val="24"/>
          <w:szCs w:val="24"/>
        </w:rPr>
        <w:t xml:space="preserve"> </w:t>
      </w:r>
      <w:r w:rsidRPr="000918FB">
        <w:rPr>
          <w:rFonts w:ascii="Times New Roman" w:hAnsi="Times New Roman" w:cs="Times New Roman"/>
          <w:sz w:val="24"/>
          <w:szCs w:val="24"/>
        </w:rPr>
        <w:t>remote sensing</w:t>
      </w:r>
      <w:r w:rsidR="00DB0F01">
        <w:rPr>
          <w:rFonts w:ascii="Times New Roman" w:hAnsi="Times New Roman" w:cs="Times New Roman"/>
          <w:sz w:val="24"/>
          <w:szCs w:val="24"/>
        </w:rPr>
        <w:t xml:space="preserve"> </w:t>
      </w:r>
      <w:r w:rsidRPr="000918FB">
        <w:rPr>
          <w:rFonts w:ascii="Times New Roman" w:hAnsi="Times New Roman" w:cs="Times New Roman"/>
          <w:sz w:val="24"/>
          <w:szCs w:val="24"/>
        </w:rPr>
        <w:t>now enable the collection of detailed spectral information over large spatial extents. These developments create a growing need for analytical methods capable of transforming high-dimensional spectral data into meaningful products that can be used to monitor biological diversity (Cavender-Bares et al., 2016).</w:t>
      </w:r>
    </w:p>
    <w:p w14:paraId="1540C816" w14:textId="34560B28" w:rsidR="004B0ED6" w:rsidRPr="004B0ED6" w:rsidRDefault="009F5529" w:rsidP="004B0ED6">
      <w:pPr>
        <w:rPr>
          <w:rFonts w:ascii="Times New Roman" w:hAnsi="Times New Roman" w:cs="Times New Roman"/>
          <w:sz w:val="24"/>
          <w:szCs w:val="24"/>
        </w:rPr>
      </w:pPr>
      <w:r w:rsidRPr="000918FB">
        <w:rPr>
          <w:rFonts w:ascii="Times New Roman" w:hAnsi="Times New Roman" w:cs="Times New Roman"/>
          <w:sz w:val="24"/>
          <w:szCs w:val="24"/>
        </w:rPr>
        <w:t xml:space="preserve">Tree species have evolved over time into distinct phylogenetic lineages, adapting to their environments through changes in resource acquisition, allocation, and physiological function. This evolutionary history is reflected in the chemical and structural properties of leaves, which influence how light is absorbed, transmitted, and reflected across the electromagnetic spectrum. While leaf traits are shaped by </w:t>
      </w:r>
      <w:r w:rsidR="00DB0F01" w:rsidRPr="000918FB">
        <w:rPr>
          <w:rFonts w:ascii="Times New Roman" w:hAnsi="Times New Roman" w:cs="Times New Roman"/>
          <w:sz w:val="24"/>
          <w:szCs w:val="24"/>
        </w:rPr>
        <w:t>phylogen</w:t>
      </w:r>
      <w:r w:rsidR="00DB0F01">
        <w:rPr>
          <w:rFonts w:ascii="Times New Roman" w:hAnsi="Times New Roman" w:cs="Times New Roman"/>
          <w:sz w:val="24"/>
          <w:szCs w:val="24"/>
        </w:rPr>
        <w:t>y</w:t>
      </w:r>
      <w:r w:rsidRPr="000918FB">
        <w:rPr>
          <w:rFonts w:ascii="Times New Roman" w:hAnsi="Times New Roman" w:cs="Times New Roman"/>
          <w:sz w:val="24"/>
          <w:szCs w:val="24"/>
        </w:rPr>
        <w:t>, they are also influenced by current climatic and environmental factors, complicating the spectral signal observed by hyperspectral sensors</w:t>
      </w:r>
      <w:r w:rsidR="00E75A31">
        <w:rPr>
          <w:rFonts w:ascii="Times New Roman" w:hAnsi="Times New Roman" w:cs="Times New Roman"/>
          <w:sz w:val="24"/>
          <w:szCs w:val="24"/>
        </w:rPr>
        <w:t>.</w:t>
      </w:r>
    </w:p>
    <w:p w14:paraId="0A33C4F1" w14:textId="6121AC67" w:rsidR="004B0ED6" w:rsidRPr="004B0ED6" w:rsidRDefault="004B0ED6" w:rsidP="004B0ED6">
      <w:pPr>
        <w:rPr>
          <w:rFonts w:ascii="Times New Roman" w:hAnsi="Times New Roman" w:cs="Times New Roman"/>
          <w:sz w:val="24"/>
          <w:szCs w:val="24"/>
        </w:rPr>
      </w:pPr>
      <w:r w:rsidRPr="004B0ED6">
        <w:rPr>
          <w:rFonts w:ascii="Times New Roman" w:hAnsi="Times New Roman" w:cs="Times New Roman"/>
          <w:sz w:val="24"/>
          <w:szCs w:val="24"/>
        </w:rPr>
        <w:t>Plant</w:t>
      </w:r>
      <w:r>
        <w:rPr>
          <w:rFonts w:ascii="Times New Roman" w:hAnsi="Times New Roman" w:cs="Times New Roman"/>
          <w:sz w:val="24"/>
          <w:szCs w:val="24"/>
        </w:rPr>
        <w:t>-</w:t>
      </w:r>
      <w:r w:rsidRPr="004B0ED6">
        <w:rPr>
          <w:rFonts w:ascii="Times New Roman" w:hAnsi="Times New Roman" w:cs="Times New Roman"/>
          <w:sz w:val="24"/>
          <w:szCs w:val="24"/>
        </w:rPr>
        <w:t xml:space="preserve">light interactions encode a wide range of biological information. Leaves absorb and reflect electromagnetic radiation as a function of their pigments, structural properties, and chemical composition. Different regions of the electromagnetic spectrum are sensitive to distinct plant characteristics: wavelengths in the visible range (400–700 nm) are primarily associated with </w:t>
      </w:r>
      <w:r w:rsidRPr="004B0ED6">
        <w:rPr>
          <w:rFonts w:ascii="Times New Roman" w:hAnsi="Times New Roman" w:cs="Times New Roman"/>
          <w:sz w:val="24"/>
          <w:szCs w:val="24"/>
        </w:rPr>
        <w:lastRenderedPageBreak/>
        <w:t>photosynthetic pigments,</w:t>
      </w:r>
      <w:r w:rsidR="00DB0F01">
        <w:rPr>
          <w:rFonts w:ascii="Times New Roman" w:hAnsi="Times New Roman" w:cs="Times New Roman"/>
          <w:sz w:val="24"/>
          <w:szCs w:val="24"/>
        </w:rPr>
        <w:t xml:space="preserve"> and</w:t>
      </w:r>
      <w:r w:rsidRPr="004B0ED6">
        <w:rPr>
          <w:rFonts w:ascii="Times New Roman" w:hAnsi="Times New Roman" w:cs="Times New Roman"/>
          <w:sz w:val="24"/>
          <w:szCs w:val="24"/>
        </w:rPr>
        <w:t xml:space="preserve"> near-infrared wavelengths (700–1100 nm) capture variation in leaf and canopy structure </w:t>
      </w:r>
      <w:r w:rsidR="00594B6E" w:rsidRPr="00594B6E">
        <w:rPr>
          <w:rFonts w:ascii="Times New Roman" w:hAnsi="Times New Roman" w:cs="Times New Roman"/>
          <w:sz w:val="24"/>
          <w:szCs w:val="24"/>
        </w:rPr>
        <w:t>(Crofts et al., 2024)</w:t>
      </w:r>
      <w:r w:rsidRPr="004B0ED6">
        <w:rPr>
          <w:rFonts w:ascii="Times New Roman" w:hAnsi="Times New Roman" w:cs="Times New Roman"/>
          <w:sz w:val="24"/>
          <w:szCs w:val="24"/>
        </w:rPr>
        <w:t xml:space="preserve">. By measuring reflectance across many narrow spectral bands, hyperspectral sensors generate detailed spectral signatures that </w:t>
      </w:r>
      <w:r w:rsidR="00DB0F01">
        <w:rPr>
          <w:rFonts w:ascii="Times New Roman" w:hAnsi="Times New Roman" w:cs="Times New Roman"/>
          <w:sz w:val="24"/>
          <w:szCs w:val="24"/>
        </w:rPr>
        <w:t>may shed light on</w:t>
      </w:r>
      <w:r w:rsidRPr="004B0ED6">
        <w:rPr>
          <w:rFonts w:ascii="Times New Roman" w:hAnsi="Times New Roman" w:cs="Times New Roman"/>
          <w:sz w:val="24"/>
          <w:szCs w:val="24"/>
        </w:rPr>
        <w:t xml:space="preserve"> these underlying properties.</w:t>
      </w:r>
    </w:p>
    <w:p w14:paraId="341F8D13" w14:textId="63DFC93A" w:rsidR="004B0ED6" w:rsidRPr="004B0ED6" w:rsidRDefault="004B0ED6" w:rsidP="004B0ED6">
      <w:pPr>
        <w:rPr>
          <w:rFonts w:ascii="Times New Roman" w:hAnsi="Times New Roman" w:cs="Times New Roman"/>
          <w:sz w:val="24"/>
          <w:szCs w:val="24"/>
        </w:rPr>
      </w:pPr>
      <w:r w:rsidRPr="004B0ED6">
        <w:rPr>
          <w:rFonts w:ascii="Times New Roman" w:hAnsi="Times New Roman" w:cs="Times New Roman"/>
          <w:sz w:val="24"/>
          <w:szCs w:val="24"/>
        </w:rPr>
        <w:t>Because these spectral signatures reflect plant phenotypes shaped by evolutionary history, they offer a potential link to biodiversity. Hyperspectral data can be collected across large spatial extents, enabling continuous mapping of vegetation properties and overcoming limitations of field surveys. This has led to increasing interest in using spectral information to study biodiversity patterns and their responses to environmental change.</w:t>
      </w:r>
    </w:p>
    <w:p w14:paraId="2D0B4203" w14:textId="74EF45E7" w:rsidR="004B0ED6" w:rsidRPr="004B0ED6" w:rsidRDefault="004B0ED6" w:rsidP="004B0ED6">
      <w:pPr>
        <w:rPr>
          <w:rFonts w:ascii="Times New Roman" w:hAnsi="Times New Roman" w:cs="Times New Roman"/>
          <w:sz w:val="24"/>
          <w:szCs w:val="24"/>
        </w:rPr>
      </w:pPr>
      <w:r w:rsidRPr="004B0ED6">
        <w:rPr>
          <w:rFonts w:ascii="Times New Roman" w:hAnsi="Times New Roman" w:cs="Times New Roman"/>
          <w:sz w:val="24"/>
          <w:szCs w:val="24"/>
        </w:rPr>
        <w:t xml:space="preserve">A central framework guiding this work is the Spectral Variation Hypothesis (SVH), which posits that greater spectral heterogeneity corresponds to greater biological diversity. Under this hypothesis, variation in reflectance referred to as spectral </w:t>
      </w:r>
      <w:r>
        <w:rPr>
          <w:rFonts w:ascii="Times New Roman" w:hAnsi="Times New Roman" w:cs="Times New Roman"/>
          <w:sz w:val="24"/>
          <w:szCs w:val="24"/>
        </w:rPr>
        <w:t xml:space="preserve">heterogeneity </w:t>
      </w:r>
      <w:r w:rsidRPr="004B0ED6">
        <w:rPr>
          <w:rFonts w:ascii="Times New Roman" w:hAnsi="Times New Roman" w:cs="Times New Roman"/>
          <w:sz w:val="24"/>
          <w:szCs w:val="24"/>
        </w:rPr>
        <w:t xml:space="preserve">should reflect </w:t>
      </w:r>
      <w:r w:rsidR="00DB0F01">
        <w:rPr>
          <w:rFonts w:ascii="Times New Roman" w:hAnsi="Times New Roman" w:cs="Times New Roman"/>
          <w:sz w:val="24"/>
          <w:szCs w:val="24"/>
        </w:rPr>
        <w:t>the biodiversity of forest canopies</w:t>
      </w:r>
      <w:r w:rsidRPr="004B0ED6">
        <w:rPr>
          <w:rFonts w:ascii="Times New Roman" w:hAnsi="Times New Roman" w:cs="Times New Roman"/>
          <w:sz w:val="24"/>
          <w:szCs w:val="24"/>
        </w:rPr>
        <w:t>. While many studies have focused on relationships between spectral diversity and species richness, the underlying mechanism is thought to be mediated by plant traits, which directly influence how plants interact with light and indirectly structure ecological communities. As a result, stronger relationships are often expected when spectral data are linked to functional trait diversity rather than taxonomic identity alone.</w:t>
      </w:r>
    </w:p>
    <w:p w14:paraId="4F2C6031" w14:textId="08A81443" w:rsidR="004B0ED6" w:rsidRDefault="004B0ED6" w:rsidP="004B0ED6">
      <w:pPr>
        <w:rPr>
          <w:rFonts w:ascii="Times New Roman" w:hAnsi="Times New Roman" w:cs="Times New Roman"/>
          <w:sz w:val="24"/>
          <w:szCs w:val="24"/>
        </w:rPr>
      </w:pPr>
      <w:r w:rsidRPr="004B0ED6">
        <w:rPr>
          <w:rFonts w:ascii="Times New Roman" w:hAnsi="Times New Roman" w:cs="Times New Roman"/>
          <w:sz w:val="24"/>
          <w:szCs w:val="24"/>
        </w:rPr>
        <w:t xml:space="preserve">However, important gaps remain in our understanding of how well spectral data capture different aspects of biodiversity. Ecological communities can be described in terms of both composition (which species are present) and diversity (how variable or evenly distributed they are), </w:t>
      </w:r>
      <w:r w:rsidR="00DB0F01">
        <w:rPr>
          <w:rFonts w:ascii="Times New Roman" w:hAnsi="Times New Roman" w:cs="Times New Roman"/>
          <w:sz w:val="24"/>
          <w:szCs w:val="24"/>
        </w:rPr>
        <w:t xml:space="preserve">with </w:t>
      </w:r>
      <w:r w:rsidRPr="004B0ED6">
        <w:rPr>
          <w:rFonts w:ascii="Times New Roman" w:hAnsi="Times New Roman" w:cs="Times New Roman"/>
          <w:sz w:val="24"/>
          <w:szCs w:val="24"/>
        </w:rPr>
        <w:t>spectral data hav</w:t>
      </w:r>
      <w:r w:rsidR="00DB0F01">
        <w:rPr>
          <w:rFonts w:ascii="Times New Roman" w:hAnsi="Times New Roman" w:cs="Times New Roman"/>
          <w:sz w:val="24"/>
          <w:szCs w:val="24"/>
        </w:rPr>
        <w:t>ing similar</w:t>
      </w:r>
      <w:r w:rsidRPr="004B0ED6">
        <w:rPr>
          <w:rFonts w:ascii="Times New Roman" w:hAnsi="Times New Roman" w:cs="Times New Roman"/>
          <w:sz w:val="24"/>
          <w:szCs w:val="24"/>
        </w:rPr>
        <w:t xml:space="preserve"> properties, including spectral composition and spectral diversity. Despite this conceptual alignment, there is no consensus on the most appropriate metrics, and empirical results testing the SVH. Furthermore, spectral signals are influenced not only by vegetation but also by external factors such as topography, soil background, canopy gaps, and water availability, which can confound </w:t>
      </w:r>
      <w:r w:rsidR="00DB0F01">
        <w:rPr>
          <w:rFonts w:ascii="Times New Roman" w:hAnsi="Times New Roman" w:cs="Times New Roman"/>
          <w:sz w:val="24"/>
          <w:szCs w:val="24"/>
        </w:rPr>
        <w:t>correlation</w:t>
      </w:r>
      <w:r w:rsidRPr="004B0ED6">
        <w:rPr>
          <w:rFonts w:ascii="Times New Roman" w:hAnsi="Times New Roman" w:cs="Times New Roman"/>
          <w:sz w:val="24"/>
          <w:szCs w:val="24"/>
        </w:rPr>
        <w:t xml:space="preserve"> with biodiversity</w:t>
      </w:r>
      <w:r w:rsidR="004C47FD">
        <w:rPr>
          <w:rFonts w:ascii="Times New Roman" w:hAnsi="Times New Roman" w:cs="Times New Roman"/>
          <w:sz w:val="24"/>
          <w:szCs w:val="24"/>
        </w:rPr>
        <w:t xml:space="preserve"> measures</w:t>
      </w:r>
      <w:r w:rsidRPr="004B0ED6">
        <w:rPr>
          <w:rFonts w:ascii="Times New Roman" w:hAnsi="Times New Roman" w:cs="Times New Roman"/>
          <w:sz w:val="24"/>
          <w:szCs w:val="24"/>
        </w:rPr>
        <w:t>.</w:t>
      </w:r>
    </w:p>
    <w:p w14:paraId="73DA2D31" w14:textId="15BA1501" w:rsidR="004C47FD" w:rsidRPr="004B0ED6" w:rsidRDefault="004C47FD" w:rsidP="004B0ED6">
      <w:pPr>
        <w:rPr>
          <w:rFonts w:ascii="Times New Roman" w:hAnsi="Times New Roman" w:cs="Times New Roman"/>
          <w:sz w:val="24"/>
          <w:szCs w:val="24"/>
        </w:rPr>
      </w:pPr>
      <w:r w:rsidRPr="004C47FD">
        <w:rPr>
          <w:rFonts w:ascii="Times New Roman" w:hAnsi="Times New Roman" w:cs="Times New Roman"/>
          <w:sz w:val="24"/>
          <w:szCs w:val="24"/>
        </w:rPr>
        <w:t xml:space="preserve">Spatial scale further complicates the relationship between spectral heterogeneity and biodiversity. The grain and extent at which communities are sampled can strongly influence observed patterns of both </w:t>
      </w:r>
      <w:proofErr w:type="gramStart"/>
      <w:r w:rsidRPr="004C47FD">
        <w:rPr>
          <w:rFonts w:ascii="Times New Roman" w:hAnsi="Times New Roman" w:cs="Times New Roman"/>
          <w:sz w:val="24"/>
          <w:szCs w:val="24"/>
        </w:rPr>
        <w:t>species</w:t>
      </w:r>
      <w:proofErr w:type="gramEnd"/>
      <w:r w:rsidRPr="004C47FD">
        <w:rPr>
          <w:rFonts w:ascii="Times New Roman" w:hAnsi="Times New Roman" w:cs="Times New Roman"/>
          <w:sz w:val="24"/>
          <w:szCs w:val="24"/>
        </w:rPr>
        <w:t xml:space="preserve"> diversity and spectral </w:t>
      </w:r>
      <w:r w:rsidR="00DB0F01">
        <w:rPr>
          <w:rFonts w:ascii="Times New Roman" w:hAnsi="Times New Roman" w:cs="Times New Roman"/>
          <w:sz w:val="24"/>
          <w:szCs w:val="24"/>
        </w:rPr>
        <w:t>heterogeneity</w:t>
      </w:r>
      <w:r w:rsidRPr="004C47FD">
        <w:rPr>
          <w:rFonts w:ascii="Times New Roman" w:hAnsi="Times New Roman" w:cs="Times New Roman"/>
          <w:sz w:val="24"/>
          <w:szCs w:val="24"/>
        </w:rPr>
        <w:t xml:space="preserve">. At very fine spatial grains, communities contain relatively few individuals, and processes such as ecological drift may dominate, weakening detectable relationships between spectral signals and underlying </w:t>
      </w:r>
      <w:r w:rsidR="00DB0F01">
        <w:rPr>
          <w:rFonts w:ascii="Times New Roman" w:hAnsi="Times New Roman" w:cs="Times New Roman"/>
          <w:sz w:val="24"/>
          <w:szCs w:val="24"/>
        </w:rPr>
        <w:t>community</w:t>
      </w:r>
      <w:r w:rsidRPr="004C47FD">
        <w:rPr>
          <w:rFonts w:ascii="Times New Roman" w:hAnsi="Times New Roman" w:cs="Times New Roman"/>
          <w:sz w:val="24"/>
          <w:szCs w:val="24"/>
        </w:rPr>
        <w:t xml:space="preserve"> structure</w:t>
      </w:r>
      <w:r w:rsidR="0064597C" w:rsidRPr="0064597C">
        <w:t xml:space="preserve"> </w:t>
      </w:r>
      <w:r w:rsidR="0064597C" w:rsidRPr="0064597C">
        <w:rPr>
          <w:rFonts w:ascii="Times New Roman" w:hAnsi="Times New Roman" w:cs="Times New Roman"/>
          <w:sz w:val="24"/>
          <w:szCs w:val="24"/>
        </w:rPr>
        <w:t>(Crofts et al., 2026)</w:t>
      </w:r>
      <w:r w:rsidRPr="004C47FD">
        <w:rPr>
          <w:rFonts w:ascii="Times New Roman" w:hAnsi="Times New Roman" w:cs="Times New Roman"/>
          <w:sz w:val="24"/>
          <w:szCs w:val="24"/>
        </w:rPr>
        <w:t>. As spatial grain increases, signals of environmental filtering and species sorting may become more apparent, but overly large sampling units can obscure fine-scale heterogeneity by averaging across environmental gradients. This suggests that relationships between spectral heterogeneity and biodiversity may be strongest at intermediate spatial scales, where both biological and environmental variation are captured without excessive aggregation. Similarly, increasing spatial extent can introduce broader environmental gradients, potentially strengthening associations between spectral variation and community structure, but may also introduce confounding factors that complicate interpretation. Despite its importance, the role of spatial scale in shaping spectral</w:t>
      </w:r>
      <w:r w:rsidR="0064597C">
        <w:rPr>
          <w:rFonts w:ascii="Times New Roman" w:hAnsi="Times New Roman" w:cs="Times New Roman"/>
          <w:sz w:val="24"/>
          <w:szCs w:val="24"/>
        </w:rPr>
        <w:t>-</w:t>
      </w:r>
      <w:r w:rsidRPr="004C47FD">
        <w:rPr>
          <w:rFonts w:ascii="Times New Roman" w:hAnsi="Times New Roman" w:cs="Times New Roman"/>
          <w:sz w:val="24"/>
          <w:szCs w:val="24"/>
        </w:rPr>
        <w:t>biodiversity relationships remains insufficiently explored</w:t>
      </w:r>
      <w:r w:rsidR="0064597C">
        <w:rPr>
          <w:rFonts w:ascii="Times New Roman" w:hAnsi="Times New Roman" w:cs="Times New Roman"/>
          <w:sz w:val="24"/>
          <w:szCs w:val="24"/>
        </w:rPr>
        <w:t>.</w:t>
      </w:r>
    </w:p>
    <w:p w14:paraId="53DABECF" w14:textId="48537756" w:rsidR="004B0ED6" w:rsidRPr="000918FB" w:rsidRDefault="004B0ED6" w:rsidP="004B0ED6">
      <w:pPr>
        <w:rPr>
          <w:rFonts w:ascii="Times New Roman" w:hAnsi="Times New Roman" w:cs="Times New Roman"/>
          <w:sz w:val="24"/>
          <w:szCs w:val="24"/>
        </w:rPr>
      </w:pPr>
      <w:r w:rsidRPr="004B0ED6">
        <w:rPr>
          <w:rFonts w:ascii="Times New Roman" w:hAnsi="Times New Roman" w:cs="Times New Roman"/>
          <w:sz w:val="24"/>
          <w:szCs w:val="24"/>
        </w:rPr>
        <w:lastRenderedPageBreak/>
        <w:t>In this study, we evaluate the extent to which hyperspectral data capture</w:t>
      </w:r>
      <w:r w:rsidR="005C1757">
        <w:rPr>
          <w:rFonts w:ascii="Times New Roman" w:hAnsi="Times New Roman" w:cs="Times New Roman"/>
          <w:sz w:val="24"/>
          <w:szCs w:val="24"/>
        </w:rPr>
        <w:t>s</w:t>
      </w:r>
      <w:r w:rsidRPr="004B0ED6">
        <w:rPr>
          <w:rFonts w:ascii="Times New Roman" w:hAnsi="Times New Roman" w:cs="Times New Roman"/>
          <w:sz w:val="24"/>
          <w:szCs w:val="24"/>
        </w:rPr>
        <w:t xml:space="preserve"> phylogenetic patterns of </w:t>
      </w:r>
      <w:r w:rsidR="005C1757">
        <w:rPr>
          <w:rFonts w:ascii="Times New Roman" w:hAnsi="Times New Roman" w:cs="Times New Roman"/>
          <w:sz w:val="24"/>
          <w:szCs w:val="24"/>
        </w:rPr>
        <w:t>canopy occurring trees</w:t>
      </w:r>
      <w:r w:rsidRPr="004B0ED6">
        <w:rPr>
          <w:rFonts w:ascii="Times New Roman" w:hAnsi="Times New Roman" w:cs="Times New Roman"/>
          <w:sz w:val="24"/>
          <w:szCs w:val="24"/>
        </w:rPr>
        <w:t xml:space="preserve"> in the Paint Rock Forest Dynamic Plot. Unlike many previous studies, we do not incorporate functional trait data, allowing us to isolate the relationship between spectral variation and phylogenetic diversity derived from species identity. Using detailed forest census data in combination with drone-based hyperspectral imagery, we assess how spectral heterogeneity relates to spatial patterns of phylogenetic diversity</w:t>
      </w:r>
      <w:r w:rsidR="004C47FD">
        <w:rPr>
          <w:rFonts w:ascii="Times New Roman" w:hAnsi="Times New Roman" w:cs="Times New Roman"/>
          <w:sz w:val="24"/>
          <w:szCs w:val="24"/>
        </w:rPr>
        <w:t xml:space="preserve"> at different spatial scales</w:t>
      </w:r>
      <w:r w:rsidRPr="004B0ED6">
        <w:rPr>
          <w:rFonts w:ascii="Times New Roman" w:hAnsi="Times New Roman" w:cs="Times New Roman"/>
          <w:sz w:val="24"/>
          <w:szCs w:val="24"/>
        </w:rPr>
        <w:t>. By focusing on phylogenetic structure, this work provides insight into the degree to which evolutionary relationships</w:t>
      </w:r>
      <w:r w:rsidR="004C47FD">
        <w:rPr>
          <w:rFonts w:ascii="Times New Roman" w:hAnsi="Times New Roman" w:cs="Times New Roman"/>
          <w:sz w:val="24"/>
          <w:szCs w:val="24"/>
        </w:rPr>
        <w:t xml:space="preserve"> </w:t>
      </w:r>
      <w:r w:rsidRPr="004B0ED6">
        <w:rPr>
          <w:rFonts w:ascii="Times New Roman" w:hAnsi="Times New Roman" w:cs="Times New Roman"/>
          <w:sz w:val="24"/>
          <w:szCs w:val="24"/>
        </w:rPr>
        <w:t>are detectable through remotely sensed spectral signals, while also highlighting the influence of environmental factors on these patterns.</w:t>
      </w:r>
    </w:p>
    <w:p w14:paraId="43DC95CF" w14:textId="77777777" w:rsidR="001E1BE8" w:rsidRDefault="001E1BE8" w:rsidP="00D346D4">
      <w:pPr>
        <w:pStyle w:val="NormalWeb"/>
      </w:pPr>
    </w:p>
    <w:p w14:paraId="59AB670C" w14:textId="70952F63" w:rsidR="009A2075" w:rsidRDefault="009A2075" w:rsidP="00D346D4">
      <w:pPr>
        <w:pStyle w:val="NormalWeb"/>
      </w:pPr>
      <w:r>
        <w:t>Methods:</w:t>
      </w:r>
    </w:p>
    <w:p w14:paraId="2647CCEC" w14:textId="7E5C16F4" w:rsidR="00134AD8" w:rsidRDefault="00134AD8" w:rsidP="00D346D4">
      <w:pPr>
        <w:pStyle w:val="NormalWeb"/>
      </w:pPr>
      <w:commentRangeStart w:id="1"/>
      <w:r>
        <w:t>Study Site</w:t>
      </w:r>
      <w:commentRangeEnd w:id="1"/>
      <w:r w:rsidR="00D3602C">
        <w:rPr>
          <w:rStyle w:val="CommentReference"/>
          <w:sz w:val="24"/>
          <w:szCs w:val="24"/>
        </w:rPr>
        <w:commentReference w:id="1"/>
      </w:r>
    </w:p>
    <w:p w14:paraId="2F663040" w14:textId="253A7268" w:rsidR="00134AD8" w:rsidRDefault="00134AD8" w:rsidP="00D346D4">
      <w:pPr>
        <w:pStyle w:val="NormalWeb"/>
      </w:pPr>
      <w:commentRangeStart w:id="2"/>
      <w:r w:rsidRPr="00134AD8">
        <w:t xml:space="preserve">The study area is </w:t>
      </w:r>
      <w:r w:rsidR="005568ED">
        <w:t>a</w:t>
      </w:r>
      <w:r w:rsidRPr="00134AD8">
        <w:t xml:space="preserve"> 20-hectare </w:t>
      </w:r>
      <w:r w:rsidR="005568ED">
        <w:t xml:space="preserve">forest at the </w:t>
      </w:r>
      <w:r w:rsidRPr="00134AD8">
        <w:t xml:space="preserve">Paint Rock Forest Dynamics Plot, located in Jackson County, Alabama </w:t>
      </w:r>
      <w:commentRangeEnd w:id="2"/>
      <w:r w:rsidR="00D3602C" w:rsidRPr="00134AD8">
        <w:rPr>
          <w:rStyle w:val="CommentReference"/>
          <w:sz w:val="24"/>
          <w:szCs w:val="24"/>
        </w:rPr>
        <w:commentReference w:id="2"/>
      </w:r>
      <w:r w:rsidRPr="00134AD8">
        <w:t xml:space="preserve">(Figure </w:t>
      </w:r>
      <w:r w:rsidR="00A31D91">
        <w:t>XX</w:t>
      </w:r>
      <w:r w:rsidRPr="00134AD8">
        <w:t xml:space="preserve">). </w:t>
      </w:r>
      <w:r w:rsidR="005568ED" w:rsidRPr="005568ED">
        <w:t>The elevation ranges from 192 to 304 meters, based on leaf-off LiDAR DTM data, and the area experiences a humid subtropical climate characterized by hot, humid summers, mild to cool winters, and year-round precipitation.</w:t>
      </w:r>
      <w:r w:rsidR="005568ED">
        <w:t xml:space="preserve"> </w:t>
      </w:r>
      <w:r w:rsidRPr="00134AD8">
        <w:t xml:space="preserve">This is a </w:t>
      </w:r>
      <w:r w:rsidR="005568ED">
        <w:t xml:space="preserve">mixed </w:t>
      </w:r>
      <w:r w:rsidR="005568ED" w:rsidRPr="005568ED">
        <w:t xml:space="preserve">hardwood–pine </w:t>
      </w:r>
      <w:commentRangeStart w:id="3"/>
      <w:r w:rsidR="005568ED">
        <w:t>temperate deciduous forest</w:t>
      </w:r>
      <w:r w:rsidRPr="00134AD8">
        <w:t xml:space="preserve"> </w:t>
      </w:r>
      <w:commentRangeEnd w:id="3"/>
      <w:r w:rsidR="00D3602C" w:rsidRPr="00134AD8">
        <w:rPr>
          <w:rStyle w:val="CommentReference"/>
          <w:sz w:val="24"/>
          <w:szCs w:val="24"/>
        </w:rPr>
        <w:commentReference w:id="3"/>
      </w:r>
      <w:r w:rsidRPr="00134AD8">
        <w:t xml:space="preserve">that has regenerated from logging that occurred in the late 19th and early 20th centuries (Lemke et al. 2025). The most </w:t>
      </w:r>
      <w:r w:rsidR="005568ED">
        <w:t xml:space="preserve">dominant </w:t>
      </w:r>
      <w:r w:rsidRPr="00134AD8">
        <w:t xml:space="preserve">species in the study area by canopy occurrence </w:t>
      </w:r>
      <w:r w:rsidR="005568ED">
        <w:t xml:space="preserve">are </w:t>
      </w:r>
      <w:r w:rsidRPr="000F31C2">
        <w:rPr>
          <w:i/>
          <w:iCs/>
        </w:rPr>
        <w:t xml:space="preserve">Liriodendron </w:t>
      </w:r>
      <w:proofErr w:type="spellStart"/>
      <w:r w:rsidRPr="000F31C2">
        <w:rPr>
          <w:i/>
          <w:iCs/>
        </w:rPr>
        <w:t>tulipifera</w:t>
      </w:r>
      <w:proofErr w:type="spellEnd"/>
      <w:r w:rsidRPr="00134AD8">
        <w:t xml:space="preserve">, </w:t>
      </w:r>
      <w:r w:rsidRPr="000F31C2">
        <w:rPr>
          <w:i/>
          <w:iCs/>
        </w:rPr>
        <w:t xml:space="preserve">Liquidambar </w:t>
      </w:r>
      <w:proofErr w:type="spellStart"/>
      <w:r w:rsidRPr="000F31C2">
        <w:rPr>
          <w:i/>
          <w:iCs/>
        </w:rPr>
        <w:t>styraciflua</w:t>
      </w:r>
      <w:proofErr w:type="spellEnd"/>
      <w:r w:rsidRPr="00134AD8">
        <w:t xml:space="preserve">, and </w:t>
      </w:r>
      <w:r w:rsidRPr="000F31C2">
        <w:rPr>
          <w:i/>
          <w:iCs/>
        </w:rPr>
        <w:t xml:space="preserve">Fraxinus </w:t>
      </w:r>
      <w:proofErr w:type="spellStart"/>
      <w:r w:rsidRPr="000F31C2">
        <w:rPr>
          <w:i/>
          <w:iCs/>
        </w:rPr>
        <w:t>americana</w:t>
      </w:r>
      <w:proofErr w:type="spellEnd"/>
      <w:r w:rsidRPr="00134AD8">
        <w:t xml:space="preserve">, followed by </w:t>
      </w:r>
      <w:proofErr w:type="spellStart"/>
      <w:r w:rsidRPr="000F31C2">
        <w:rPr>
          <w:i/>
          <w:iCs/>
        </w:rPr>
        <w:t>Carya</w:t>
      </w:r>
      <w:proofErr w:type="spellEnd"/>
      <w:r w:rsidRPr="000F31C2">
        <w:rPr>
          <w:i/>
          <w:iCs/>
        </w:rPr>
        <w:t xml:space="preserve"> </w:t>
      </w:r>
      <w:proofErr w:type="spellStart"/>
      <w:r w:rsidRPr="000F31C2">
        <w:rPr>
          <w:i/>
          <w:iCs/>
        </w:rPr>
        <w:t>cordiformis</w:t>
      </w:r>
      <w:proofErr w:type="spellEnd"/>
      <w:r w:rsidRPr="00134AD8">
        <w:t xml:space="preserve">, </w:t>
      </w:r>
      <w:r w:rsidRPr="000F31C2">
        <w:rPr>
          <w:i/>
          <w:iCs/>
        </w:rPr>
        <w:t>Quercus alba</w:t>
      </w:r>
      <w:r w:rsidRPr="00134AD8">
        <w:t xml:space="preserve">, and </w:t>
      </w:r>
      <w:r w:rsidRPr="000F31C2">
        <w:rPr>
          <w:i/>
          <w:iCs/>
        </w:rPr>
        <w:t xml:space="preserve">Quercus </w:t>
      </w:r>
      <w:proofErr w:type="spellStart"/>
      <w:r w:rsidRPr="000F31C2">
        <w:rPr>
          <w:i/>
          <w:iCs/>
        </w:rPr>
        <w:t>shumardii</w:t>
      </w:r>
      <w:proofErr w:type="spellEnd"/>
      <w:r w:rsidRPr="00134AD8">
        <w:t xml:space="preserve"> (Lemke et al. 2025). </w:t>
      </w:r>
      <w:r w:rsidR="000F31C2" w:rsidRPr="000F31C2">
        <w:t>The most common softwood is</w:t>
      </w:r>
      <w:r w:rsidRPr="00134AD8">
        <w:t xml:space="preserve"> </w:t>
      </w:r>
      <w:r w:rsidRPr="000F31C2">
        <w:rPr>
          <w:i/>
          <w:iCs/>
        </w:rPr>
        <w:t>Pinus echinate</w:t>
      </w:r>
      <w:r w:rsidR="000F31C2">
        <w:t xml:space="preserve">, occurring in a </w:t>
      </w:r>
      <w:r w:rsidRPr="00134AD8">
        <w:t xml:space="preserve">stand near the southern corner of the plot. </w:t>
      </w:r>
      <w:r w:rsidR="000F31C2" w:rsidRPr="000F31C2">
        <w:t xml:space="preserve">Our study area within the Paint Rock </w:t>
      </w:r>
      <w:proofErr w:type="spellStart"/>
      <w:r w:rsidR="000F31C2" w:rsidRPr="000F31C2">
        <w:t>ForestGEO</w:t>
      </w:r>
      <w:proofErr w:type="spellEnd"/>
      <w:r w:rsidR="000F31C2" w:rsidRPr="000F31C2">
        <w:t xml:space="preserve"> plot</w:t>
      </w:r>
      <w:r w:rsidR="000F31C2">
        <w:t xml:space="preserve"> includes information on</w:t>
      </w:r>
      <w:r w:rsidR="000F31C2" w:rsidRPr="000F31C2">
        <w:t xml:space="preserve"> </w:t>
      </w:r>
      <w:r w:rsidRPr="00134AD8">
        <w:t xml:space="preserve">species identification, tree location, tag number, diameter at breast height (DBH), and canopy position index (CPI) for all trees with a DBH greater than 1 </w:t>
      </w:r>
      <w:r w:rsidR="000F31C2" w:rsidRPr="00134AD8">
        <w:t>centimeter</w:t>
      </w:r>
      <w:r w:rsidR="000F31C2" w:rsidRPr="000F31C2">
        <w:t xml:space="preserve"> (Lemke et al 2026)</w:t>
      </w:r>
      <w:r w:rsidRPr="00134AD8">
        <w:t>. Canopy positions were classified into five categories based on the proportion of direct sunlight received: categories 1 and 2 represented trees receiving less than 10% direct sunlight, category 3 included trees receiving between 10% and 90%, and categories 4 and 5 represented trees exposed to more than 90% direct sunlight.</w:t>
      </w:r>
      <w:ins w:id="4" w:author="Dawn Lemke" w:date="2026-04-07T12:43:00Z">
        <w:del w:id="5" w:author="Dawn Lemke" w:date="2026-04-07T12:43:00Z">
          <w:r w:rsidR="00D3602C">
            <w:delText xml:space="preserve"> With in our study area XXX indivi</w:delText>
          </w:r>
        </w:del>
      </w:ins>
      <w:ins w:id="6" w:author="Dawn Lemke" w:date="2026-04-07T14:00:00Z">
        <w:del w:id="7" w:author="Dawn Lemke" w:date="2026-04-07T14:00:00Z">
          <w:r w:rsidR="009036B1">
            <w:delText>du</w:delText>
          </w:r>
        </w:del>
      </w:ins>
      <w:ins w:id="8" w:author="Dawn Lemke" w:date="2026-04-07T12:43:00Z">
        <w:del w:id="9" w:author="Dawn Lemke" w:date="2026-04-07T12:43:00Z">
          <w:r w:rsidR="00D3602C">
            <w:delText xml:space="preserve">al trees have been mapped </w:delText>
          </w:r>
        </w:del>
      </w:ins>
      <w:ins w:id="10" w:author="Dawn Lemke" w:date="2026-04-07T14:00:00Z">
        <w:del w:id="11" w:author="Dawn Lemke" w:date="2026-04-07T14:00:00Z">
          <w:r w:rsidR="009036B1">
            <w:delText>representing</w:delText>
          </w:r>
        </w:del>
      </w:ins>
      <w:ins w:id="12" w:author="Dawn Lemke" w:date="2026-04-07T12:43:00Z">
        <w:del w:id="13" w:author="Dawn Lemke" w:date="2026-04-07T12:43:00Z">
          <w:r w:rsidR="00D3602C">
            <w:delText xml:space="preserve"> ## sp</w:delText>
          </w:r>
        </w:del>
      </w:ins>
      <w:del w:id="14" w:author="Dawn Lemke" w:date="2026-04-07T12:43:00Z">
        <w:r w:rsidRPr="00134AD8" w:rsidDel="00D3602C">
          <w:delText xml:space="preserve"> </w:delText>
        </w:r>
        <w:commentRangeStart w:id="15"/>
        <w:r w:rsidRPr="00134AD8" w:rsidDel="00D3602C">
          <w:delText>The census documents 2</w:delText>
        </w:r>
        <w:r w:rsidR="0008078C" w:rsidDel="00D3602C">
          <w:delText xml:space="preserve">8,774 </w:delText>
        </w:r>
        <w:r w:rsidRPr="00134AD8" w:rsidDel="00D3602C">
          <w:delText>individual trees representing 73 different species (Lemke et al. 2025)</w:delText>
        </w:r>
        <w:commentRangeEnd w:id="15"/>
        <w:r w:rsidR="00FB35EE" w:rsidRPr="00134AD8" w:rsidDel="00D3602C">
          <w:rPr>
            <w:rStyle w:val="CommentReference"/>
            <w:sz w:val="24"/>
            <w:szCs w:val="24"/>
          </w:rPr>
          <w:commentReference w:id="15"/>
        </w:r>
        <w:r w:rsidRPr="00134AD8" w:rsidDel="00D3602C">
          <w:delText>,</w:delText>
        </w:r>
      </w:del>
      <w:r w:rsidRPr="00134AD8">
        <w:t xml:space="preserve"> of which </w:t>
      </w:r>
      <w:del w:id="16" w:author="Dawn Lemke" w:date="2026-04-07T12:44:00Z">
        <w:r w:rsidR="0008078C" w:rsidDel="00D3602C">
          <w:delText>4,520</w:delText>
        </w:r>
      </w:del>
      <w:ins w:id="17" w:author="Dawn Lemke" w:date="2026-04-07T12:44:00Z">
        <w:del w:id="18" w:author="Dawn Lemke" w:date="2026-04-07T12:44:00Z">
          <w:r w:rsidR="00D3602C">
            <w:delText>XX</w:delText>
          </w:r>
        </w:del>
      </w:ins>
      <w:r w:rsidRPr="00134AD8">
        <w:t xml:space="preserve"> individuals </w:t>
      </w:r>
      <w:r w:rsidR="0008078C">
        <w:t xml:space="preserve">representing </w:t>
      </w:r>
      <w:del w:id="19" w:author="Dawn Lemke" w:date="2026-04-07T12:44:00Z">
        <w:r w:rsidR="0008078C" w:rsidDel="00D3602C">
          <w:delText xml:space="preserve">50 </w:delText>
        </w:r>
      </w:del>
      <w:ins w:id="20" w:author="Dawn Lemke" w:date="2026-04-07T12:44:00Z">
        <w:del w:id="21" w:author="Dawn Lemke" w:date="2026-04-07T12:44:00Z">
          <w:r w:rsidR="00D3602C">
            <w:delText xml:space="preserve">XX </w:delText>
          </w:r>
        </w:del>
      </w:ins>
      <w:r w:rsidR="0008078C">
        <w:t xml:space="preserve">species were considered to be upper canopy trees </w:t>
      </w:r>
      <w:del w:id="22" w:author="Dawn Lemke" w:date="2026-04-07T12:44:00Z">
        <w:r w:rsidR="0008078C" w:rsidDel="00D3602C">
          <w:delText>and were</w:delText>
        </w:r>
        <w:r w:rsidRPr="00134AD8" w:rsidDel="00D3602C">
          <w:delText xml:space="preserve"> included in </w:delText>
        </w:r>
        <w:r w:rsidR="0008078C" w:rsidDel="00D3602C">
          <w:delText>this</w:delText>
        </w:r>
      </w:del>
      <w:r w:rsidRPr="00134AD8">
        <w:t>.</w:t>
      </w:r>
    </w:p>
    <w:p w14:paraId="3A6A3D55" w14:textId="1DEC2D29" w:rsidR="00134AD8" w:rsidRDefault="00134AD8" w:rsidP="00134AD8">
      <w:pPr>
        <w:pStyle w:val="NormalWeb"/>
      </w:pPr>
      <w:r>
        <w:t>Hyperspectral</w:t>
      </w:r>
    </w:p>
    <w:p w14:paraId="20FC188B" w14:textId="3287A5DE" w:rsidR="003A1300" w:rsidRDefault="003A1300" w:rsidP="00134AD8">
      <w:pPr>
        <w:pStyle w:val="NormalWeb"/>
      </w:pPr>
      <w:r>
        <w:t>Data Collection</w:t>
      </w:r>
    </w:p>
    <w:p w14:paraId="56DF2009" w14:textId="4921D827" w:rsidR="00134AD8" w:rsidRDefault="00134AD8" w:rsidP="00134AD8">
      <w:pPr>
        <w:pStyle w:val="NormalWeb"/>
      </w:pPr>
      <w:r>
        <w:t xml:space="preserve">The aerial hyperspectral imagery was collected over the </w:t>
      </w:r>
      <w:r w:rsidR="000F31C2">
        <w:t xml:space="preserve">study area </w:t>
      </w:r>
      <w:r>
        <w:t xml:space="preserve">in June of 2024. </w:t>
      </w:r>
      <w:commentRangeStart w:id="23"/>
      <w:r>
        <w:t xml:space="preserve">Data was collected using the Headwall Micro A-series Visible/ Near-Infrared push-broom imaging, </w:t>
      </w:r>
      <w:proofErr w:type="gramStart"/>
      <w:r>
        <w:t>( 396.345</w:t>
      </w:r>
      <w:proofErr w:type="gramEnd"/>
      <w:r>
        <w:t xml:space="preserve"> to 1001.95 nm,  328 spectral bands, approximate 2 nm spectral resolution,  spatial resolution of 10 centimeters). The sensor, hard-mounted on a DJI </w:t>
      </w:r>
      <w:proofErr w:type="spellStart"/>
      <w:r>
        <w:t>Matrice</w:t>
      </w:r>
      <w:proofErr w:type="spellEnd"/>
      <w:r>
        <w:t xml:space="preserve"> 600 UAS, provided accurate spatial data, with the geometric position of each image recorded on-board using an APX-15 Global Positioning System/Inertial Measurement Unit with a location of approximately 1 m. The atmospheric conditions during the flight were partly cloudy with moderate wind gusts from the west.</w:t>
      </w:r>
      <w:commentRangeEnd w:id="23"/>
      <w:r w:rsidR="00D3602C">
        <w:rPr>
          <w:rStyle w:val="CommentReference"/>
          <w:sz w:val="24"/>
          <w:szCs w:val="24"/>
        </w:rPr>
        <w:commentReference w:id="23"/>
      </w:r>
    </w:p>
    <w:p w14:paraId="1CFF8EA4" w14:textId="72FC0E53" w:rsidR="00E3466B" w:rsidRDefault="00134AD8" w:rsidP="00134AD8">
      <w:pPr>
        <w:pStyle w:val="NormalWeb"/>
      </w:pPr>
      <w:r>
        <w:lastRenderedPageBreak/>
        <w:t xml:space="preserve">Reference standards were used to apply radiometric calibrations for all images. Before each flight, a white reference </w:t>
      </w:r>
      <w:proofErr w:type="spellStart"/>
      <w:r>
        <w:t>Spectralon</w:t>
      </w:r>
      <w:proofErr w:type="spellEnd"/>
      <w:r>
        <w:t xml:space="preserve"> panel covering the entire field of view under ambient light was used to assess illumination conditions and set the frame rate and flight speed, ensuring consistent pixel size. Pixels from a 56% reflectance tarp were also selected for further post processing radiometric calibration. The 56% tarp reflectance was used to convert radiance to reflectance using the sensor manufacturer’s software, which applies the empirical line approach and compares it to the white reference. </w:t>
      </w:r>
      <w:commentRangeStart w:id="24"/>
      <w:r>
        <w:t>The</w:t>
      </w:r>
      <w:r w:rsidR="000F31C2">
        <w:t xml:space="preserve"> original</w:t>
      </w:r>
      <w:r>
        <w:t xml:space="preserve"> </w:t>
      </w:r>
      <w:r w:rsidR="00D31F58">
        <w:t>28</w:t>
      </w:r>
      <w:r w:rsidR="000F31C2">
        <w:t xml:space="preserve"> HS</w:t>
      </w:r>
      <w:r>
        <w:t xml:space="preserve"> images </w:t>
      </w:r>
      <w:commentRangeEnd w:id="24"/>
      <w:r w:rsidR="00D3602C">
        <w:rPr>
          <w:rStyle w:val="CommentReference"/>
          <w:sz w:val="24"/>
          <w:szCs w:val="24"/>
        </w:rPr>
        <w:commentReference w:id="24"/>
      </w:r>
      <w:r>
        <w:t xml:space="preserve">were orthorectified to World Geodetic System 1984 with Universal Transverse Mercator projection, Zone 16 using The United States Geological Service 10m resolution digital elevation model product (Nelson 2024). </w:t>
      </w:r>
      <w:commentRangeStart w:id="25"/>
      <w:r>
        <w:t>Data collection postprocessing was done by Peter Nelson’s Laboratory of Ecological Spectroscopy using Headwall’s software.</w:t>
      </w:r>
      <w:commentRangeEnd w:id="25"/>
      <w:r w:rsidR="00D3602C">
        <w:rPr>
          <w:rStyle w:val="CommentReference"/>
          <w:sz w:val="24"/>
          <w:szCs w:val="24"/>
        </w:rPr>
        <w:commentReference w:id="25"/>
      </w:r>
    </w:p>
    <w:p w14:paraId="430E7740" w14:textId="40980BE1" w:rsidR="00512B0E" w:rsidRDefault="00F24A2A" w:rsidP="00512B0E">
      <w:pPr>
        <w:pStyle w:val="NormalWeb"/>
      </w:pPr>
      <w:r>
        <w:t>Data Processing:</w:t>
      </w:r>
    </w:p>
    <w:p w14:paraId="24B1EF28" w14:textId="788498BE" w:rsidR="008A0DF6" w:rsidRDefault="008A0DF6" w:rsidP="008A0DF6">
      <w:pPr>
        <w:pStyle w:val="NormalWeb"/>
      </w:pPr>
      <w:commentRangeStart w:id="26"/>
      <w:r>
        <w:t xml:space="preserve">Hyperspectral imagery was spatially partitioned into </w:t>
      </w:r>
      <w:commentRangeEnd w:id="26"/>
      <w:r w:rsidR="001346E2">
        <w:rPr>
          <w:rStyle w:val="CommentReference"/>
          <w:sz w:val="24"/>
          <w:szCs w:val="24"/>
        </w:rPr>
        <w:commentReference w:id="26"/>
      </w:r>
      <w:commentRangeStart w:id="27"/>
      <w:commentRangeStart w:id="28"/>
      <w:r>
        <w:t>quadrats corresponding to the field census design</w:t>
      </w:r>
      <w:commentRangeEnd w:id="27"/>
      <w:r w:rsidR="001346E2">
        <w:rPr>
          <w:rStyle w:val="CommentReference"/>
          <w:sz w:val="24"/>
          <w:szCs w:val="24"/>
        </w:rPr>
        <w:commentReference w:id="27"/>
      </w:r>
      <w:commentRangeEnd w:id="28"/>
      <w:r w:rsidR="00C953E8">
        <w:rPr>
          <w:rStyle w:val="CommentReference"/>
          <w:rFonts w:asciiTheme="minorHAnsi" w:eastAsiaTheme="minorHAnsi" w:hAnsiTheme="minorHAnsi" w:cstheme="minorBidi"/>
        </w:rPr>
        <w:commentReference w:id="28"/>
      </w:r>
      <w:r>
        <w:t>.</w:t>
      </w:r>
      <w:r w:rsidR="000F31C2">
        <w:t xml:space="preserve"> </w:t>
      </w:r>
      <w:r w:rsidR="00793F31" w:rsidRPr="00793F31">
        <w:t>Prior to pixel selection, hyperspectral tiles exhibiting substantial illumination distortions (cloud shadow interference) were removed to prevent affected pixels from being preferentially selected.</w:t>
      </w:r>
      <w:r w:rsidR="00793F31">
        <w:t xml:space="preserve"> </w:t>
      </w:r>
      <w:r w:rsidR="00793F31" w:rsidRPr="00793F31">
        <w:t>Pixels were then chosen to represent each quadrat by selecting those least affected by scan angle distortions, specifically those nearest to the center of each adjacent hyperspectral tile intersecting the quadrat, given the 50% overlap between scan lines.</w:t>
      </w:r>
      <w:r w:rsidR="00793F31">
        <w:t xml:space="preserve"> </w:t>
      </w:r>
      <w:r w:rsidR="00793F31" w:rsidRPr="00793F31">
        <w:t>As a result of removing distorted tiles, some quadrats had insufficient valid pixel coverage and were subsequently excluded from further analysis, leading to discontinuities in spatial coverage</w:t>
      </w:r>
      <w:r>
        <w:t xml:space="preserve">. </w:t>
      </w:r>
      <w:r w:rsidR="00793F31" w:rsidRPr="00793F31">
        <w:t xml:space="preserve">Out of the </w:t>
      </w:r>
      <w:proofErr w:type="gramStart"/>
      <w:r w:rsidR="00793F31" w:rsidRPr="00793F31">
        <w:t>20 ha</w:t>
      </w:r>
      <w:proofErr w:type="gramEnd"/>
      <w:r w:rsidR="00793F31" w:rsidRPr="00793F31">
        <w:t xml:space="preserve"> study area, 17.44 ha remained for analysis at the 10 m and 20 m quadrat scales, while 17 ha remained at the 50 m scale. The comparatively lower retained area at the 50 m scale reflects the larger spatial extent of each quadrat, such that the removal of illumination-affected tiles resulted in a greater loss of coverage per quadrat and a higher likelihood of exclusion due to insufficient valid pixel representation.</w:t>
      </w:r>
    </w:p>
    <w:p w14:paraId="59308947" w14:textId="41C0B8C1" w:rsidR="008A0DF6" w:rsidRDefault="008A0DF6" w:rsidP="008A0DF6">
      <w:pPr>
        <w:pStyle w:val="NormalWeb"/>
      </w:pPr>
      <w:commentRangeStart w:id="29"/>
      <w:r>
        <w:t>Spectral data were resampled from approximately 2 nm to 5 nm wavebands to reduce data dimensionality and computational demand</w:t>
      </w:r>
      <w:commentRangeEnd w:id="29"/>
      <w:r w:rsidR="001346E2">
        <w:rPr>
          <w:rStyle w:val="CommentReference"/>
          <w:sz w:val="24"/>
          <w:szCs w:val="24"/>
        </w:rPr>
        <w:commentReference w:id="29"/>
      </w:r>
      <w:r w:rsidR="00793F31">
        <w:t xml:space="preserve"> using the default settings of the </w:t>
      </w:r>
      <w:proofErr w:type="spellStart"/>
      <w:proofErr w:type="gramStart"/>
      <w:r w:rsidR="00793F31" w:rsidRPr="00793F31">
        <w:rPr>
          <w:i/>
        </w:rPr>
        <w:t>spectroolab</w:t>
      </w:r>
      <w:proofErr w:type="spellEnd"/>
      <w:r w:rsidR="00793F31">
        <w:t>(</w:t>
      </w:r>
      <w:proofErr w:type="gramEnd"/>
      <w:r w:rsidR="00793F31">
        <w:t>)</w:t>
      </w:r>
      <w:r w:rsidR="00793F31" w:rsidRPr="00793F31">
        <w:t xml:space="preserve"> </w:t>
      </w:r>
      <w:r w:rsidR="00793F31">
        <w:t>R</w:t>
      </w:r>
      <w:r w:rsidR="00793F31" w:rsidRPr="00793F31">
        <w:t xml:space="preserve"> package</w:t>
      </w:r>
      <w:r w:rsidR="00793F31">
        <w:t xml:space="preserve"> </w:t>
      </w:r>
      <w:commentRangeStart w:id="30"/>
      <w:r>
        <w:t xml:space="preserve">. </w:t>
      </w:r>
      <w:commentRangeEnd w:id="30"/>
      <w:r w:rsidR="001346E2">
        <w:rPr>
          <w:rStyle w:val="CommentReference"/>
          <w:sz w:val="24"/>
          <w:szCs w:val="24"/>
        </w:rPr>
        <w:commentReference w:id="30"/>
      </w:r>
      <w:r w:rsidR="00166F6F" w:rsidRPr="00166F6F">
        <w:t xml:space="preserve">The optimal waveband and reflectance threshold for shadow masking </w:t>
      </w:r>
      <w:r w:rsidR="00166F6F">
        <w:t xml:space="preserve">was </w:t>
      </w:r>
      <w:r w:rsidR="00166F6F" w:rsidRPr="00166F6F">
        <w:t>determined using an area under the curve (AUC) analysis</w:t>
      </w:r>
      <w:r w:rsidR="00166F6F">
        <w:t xml:space="preserve"> using</w:t>
      </w:r>
      <w:r w:rsidR="00166F6F" w:rsidRPr="00166F6F">
        <w:t xml:space="preserve"> shadowed and sunlit pixels sampled across the study area as input</w:t>
      </w:r>
      <w:r w:rsidR="00166F6F">
        <w:t xml:space="preserve">, </w:t>
      </w:r>
      <w:r>
        <w:t xml:space="preserve">which was implemented using the </w:t>
      </w:r>
      <w:proofErr w:type="spellStart"/>
      <w:proofErr w:type="gramStart"/>
      <w:r>
        <w:rPr>
          <w:rStyle w:val="Emphasis"/>
        </w:rPr>
        <w:t>pROC</w:t>
      </w:r>
      <w:proofErr w:type="spellEnd"/>
      <w:r>
        <w:rPr>
          <w:rStyle w:val="Emphasis"/>
        </w:rPr>
        <w:t>(</w:t>
      </w:r>
      <w:proofErr w:type="gramEnd"/>
      <w:r>
        <w:rPr>
          <w:rStyle w:val="Emphasis"/>
        </w:rPr>
        <w:t>)</w:t>
      </w:r>
      <w:r>
        <w:t xml:space="preserve"> package in R. </w:t>
      </w:r>
    </w:p>
    <w:p w14:paraId="360F4807" w14:textId="197C94F7" w:rsidR="008A0DF6" w:rsidRDefault="008A0DF6" w:rsidP="008A0DF6">
      <w:pPr>
        <w:pStyle w:val="NormalWeb"/>
      </w:pPr>
      <w:r>
        <w:t xml:space="preserve">Spectral heterogeneity was quantified using an </w:t>
      </w:r>
      <w:proofErr w:type="gramStart"/>
      <w:r>
        <w:t>entropy</w:t>
      </w:r>
      <w:r w:rsidR="00A31D91">
        <w:t xml:space="preserve"> </w:t>
      </w:r>
      <w:r>
        <w:t>based</w:t>
      </w:r>
      <w:proofErr w:type="gramEnd"/>
      <w:r>
        <w:t xml:space="preserve"> metric derived from pairwise spectral angle calculations. For each quadrat, 2,000 pixels were randomly sampled, and pairwise spectral angles were computed among sampled pixels. Entropy was then calculated from the distribution of these spectral angles to represent within-quadrat spectral variability. </w:t>
      </w:r>
      <w:commentRangeStart w:id="31"/>
      <w:r>
        <w:t xml:space="preserve">A shadow masking condition, based on the previously derived threshold, was incorporated into the processing workflow to exclude shadowed pixels from the analysis. </w:t>
      </w:r>
      <w:commentRangeEnd w:id="31"/>
      <w:r w:rsidR="0015116A">
        <w:rPr>
          <w:rStyle w:val="CommentReference"/>
          <w:sz w:val="24"/>
          <w:szCs w:val="24"/>
        </w:rPr>
        <w:commentReference w:id="31"/>
      </w:r>
      <w:r>
        <w:t xml:space="preserve">All spectral processing and calculations were conducted using the </w:t>
      </w:r>
      <w:proofErr w:type="gramStart"/>
      <w:r>
        <w:rPr>
          <w:rStyle w:val="Emphasis"/>
        </w:rPr>
        <w:t>terra(</w:t>
      </w:r>
      <w:proofErr w:type="gramEnd"/>
      <w:r>
        <w:rPr>
          <w:rStyle w:val="Emphasis"/>
        </w:rPr>
        <w:t>)</w:t>
      </w:r>
      <w:r>
        <w:t xml:space="preserve"> package in R.</w:t>
      </w:r>
    </w:p>
    <w:p w14:paraId="034B0937" w14:textId="7A5A2578" w:rsidR="008A0DF6" w:rsidRDefault="008A0DF6" w:rsidP="008A0DF6">
      <w:pPr>
        <w:pStyle w:val="NormalWeb"/>
      </w:pPr>
      <w:r>
        <w:t xml:space="preserve">Species diversity metrics were derived from the forest census data after filtering to retain upper canopy individuals. Trees were classified as upper canopy if they had a canopy position index of 4 or 5 or a diameter at breast height greater than 200 mm, </w:t>
      </w:r>
      <w:commentRangeStart w:id="32"/>
      <w:commentRangeStart w:id="33"/>
      <w:r>
        <w:t xml:space="preserve">resulting in 4,519 individuals representing </w:t>
      </w:r>
      <w:commentRangeStart w:id="34"/>
      <w:r>
        <w:t>51 species.</w:t>
      </w:r>
      <w:commentRangeEnd w:id="32"/>
      <w:r w:rsidR="0015116A">
        <w:rPr>
          <w:rStyle w:val="CommentReference"/>
          <w:sz w:val="24"/>
          <w:szCs w:val="24"/>
        </w:rPr>
        <w:commentReference w:id="32"/>
      </w:r>
      <w:commentRangeEnd w:id="33"/>
      <w:r w:rsidR="00166F6F">
        <w:rPr>
          <w:rStyle w:val="CommentReference"/>
          <w:rFonts w:asciiTheme="minorHAnsi" w:eastAsiaTheme="minorHAnsi" w:hAnsiTheme="minorHAnsi" w:cstheme="minorBidi"/>
        </w:rPr>
        <w:commentReference w:id="33"/>
      </w:r>
      <w:r>
        <w:t xml:space="preserve"> </w:t>
      </w:r>
      <w:commentRangeEnd w:id="34"/>
      <w:r w:rsidR="00A31D91">
        <w:rPr>
          <w:rStyle w:val="CommentReference"/>
          <w:sz w:val="24"/>
          <w:szCs w:val="24"/>
        </w:rPr>
        <w:commentReference w:id="34"/>
      </w:r>
      <w:commentRangeStart w:id="35"/>
      <w:r>
        <w:t>Canopy area for each tree was estimated as a function of diameter and species</w:t>
      </w:r>
      <w:r w:rsidR="00A31D91">
        <w:t xml:space="preserve"> </w:t>
      </w:r>
      <w:r>
        <w:t xml:space="preserve">specific allometry. </w:t>
      </w:r>
      <w:commentRangeEnd w:id="35"/>
      <w:r w:rsidR="0015116A">
        <w:rPr>
          <w:rStyle w:val="CommentReference"/>
          <w:sz w:val="24"/>
          <w:szCs w:val="24"/>
        </w:rPr>
        <w:commentReference w:id="35"/>
      </w:r>
      <w:r>
        <w:t xml:space="preserve">A circular moving window with a 20 m radius was then applied across the study area to determine species presence and calculate diversity metrics at a 1 m </w:t>
      </w:r>
      <w:r>
        <w:lastRenderedPageBreak/>
        <w:t xml:space="preserve">spatial resolution. This process produced raster layers representing three diversity indices: </w:t>
      </w:r>
      <w:commentRangeStart w:id="36"/>
      <w:r>
        <w:t>Shannon’s species diversity, Faith’s phylogenetic diversity, and abundance-weighted Faith</w:t>
      </w:r>
      <w:bookmarkStart w:id="37" w:name="_GoBack"/>
      <w:bookmarkEnd w:id="37"/>
      <w:r>
        <w:t>’s phylogenetic diversity</w:t>
      </w:r>
      <w:commentRangeEnd w:id="36"/>
      <w:r w:rsidR="0015116A">
        <w:rPr>
          <w:rStyle w:val="CommentReference"/>
          <w:sz w:val="24"/>
          <w:szCs w:val="24"/>
        </w:rPr>
        <w:commentReference w:id="36"/>
      </w:r>
      <w:r>
        <w:t>. Shannon’s index quantified both species richness and evenness, while Faith’s phylogenetic diversity measured the total evolutionary branch length</w:t>
      </w:r>
      <w:r w:rsidR="00A31D91">
        <w:t xml:space="preserve"> as a measure of time</w:t>
      </w:r>
      <w:r>
        <w:t xml:space="preserve"> connecting species within a given area. The abundance-weighted variant incorporated species abundance into the phylogenetic framework.</w:t>
      </w:r>
    </w:p>
    <w:p w14:paraId="6F5C569D" w14:textId="1ACB56F7" w:rsidR="00A31D91" w:rsidRDefault="00A31D91" w:rsidP="008A0DF6">
      <w:pPr>
        <w:pStyle w:val="NormalWeb"/>
      </w:pPr>
      <w:commentRangeStart w:id="38"/>
      <w:r>
        <w:t>Analysis:</w:t>
      </w:r>
    </w:p>
    <w:p w14:paraId="70AD4032" w14:textId="4EC7273D" w:rsidR="008A0DF6" w:rsidRDefault="008A0DF6" w:rsidP="008A0DF6">
      <w:pPr>
        <w:pStyle w:val="NormalWeb"/>
      </w:pPr>
      <w:r>
        <w:t xml:space="preserve">Analyses focused on characterizing patterns of spectral variability and their relationship to biodiversity metrics. Spectral variation was evaluated both within and among quadrats to assess scale-dependent patterns. Relationships among different spectral heterogeneity metrics were examined to identify areas of agreement and divergence, and to evaluate the influence of topographic or environmental gradients on spatial patterns. Associations between spectral heterogeneity and phylogenetic diversity were assessed using </w:t>
      </w:r>
      <w:r w:rsidR="00A31D91">
        <w:t>regression-based</w:t>
      </w:r>
      <w:r>
        <w:t xml:space="preserve"> approaches. Additional analyses explored unexplained variation by incorporating other spatially contiguous datasets available for the Paint Rock Forest Dynamics Plot.</w:t>
      </w:r>
      <w:commentRangeEnd w:id="38"/>
      <w:r w:rsidR="0015116A">
        <w:rPr>
          <w:rStyle w:val="CommentReference"/>
          <w:sz w:val="24"/>
          <w:szCs w:val="24"/>
        </w:rPr>
        <w:commentReference w:id="38"/>
      </w:r>
    </w:p>
    <w:p w14:paraId="75C91DE3" w14:textId="77777777" w:rsidR="003A1300" w:rsidRDefault="003A1300" w:rsidP="003A1300">
      <w:pPr>
        <w:pStyle w:val="NormalWeb"/>
        <w:ind w:left="720"/>
      </w:pPr>
    </w:p>
    <w:p w14:paraId="31AC4BE9" w14:textId="77777777" w:rsidR="00F24A2A" w:rsidRDefault="00F24A2A" w:rsidP="00D346D4">
      <w:pPr>
        <w:pStyle w:val="NormalWeb"/>
      </w:pPr>
    </w:p>
    <w:p w14:paraId="6C16A696" w14:textId="77777777" w:rsidR="00F24A2A" w:rsidRDefault="00F24A2A" w:rsidP="00D346D4">
      <w:pPr>
        <w:pStyle w:val="NormalWeb"/>
      </w:pPr>
    </w:p>
    <w:p w14:paraId="26E85B2D" w14:textId="77777777" w:rsidR="00F24A2A" w:rsidRDefault="00F24A2A" w:rsidP="00D346D4">
      <w:pPr>
        <w:pStyle w:val="NormalWeb"/>
      </w:pPr>
    </w:p>
    <w:p w14:paraId="6673C9E1" w14:textId="03149FCC" w:rsidR="0030798B" w:rsidRDefault="0030798B" w:rsidP="00D346D4">
      <w:pPr>
        <w:pStyle w:val="NormalWeb"/>
      </w:pPr>
    </w:p>
    <w:p w14:paraId="785C67A0" w14:textId="77777777" w:rsidR="00F24A2A" w:rsidRDefault="00F24A2A" w:rsidP="00D346D4">
      <w:pPr>
        <w:pStyle w:val="NormalWeb"/>
      </w:pPr>
    </w:p>
    <w:p w14:paraId="7A822DF5" w14:textId="77777777" w:rsidR="00D346D4" w:rsidRDefault="00D346D4"/>
    <w:sectPr w:rsidR="00D346D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van Tenorio" w:date="2026-04-15T13:11:00Z" w:initials="P">
    <w:p w14:paraId="580DFAAD" w14:textId="76981AED" w:rsidR="00E75A31" w:rsidRDefault="00E75A31">
      <w:pPr>
        <w:pStyle w:val="CommentText"/>
      </w:pPr>
      <w:r>
        <w:rPr>
          <w:rStyle w:val="CommentReference"/>
        </w:rPr>
        <w:annotationRef/>
      </w:r>
      <w:r>
        <w:t>Place holder until we finalize results</w:t>
      </w:r>
    </w:p>
  </w:comment>
  <w:comment w:id="1" w:author="Dawn Lemke" w:date="2026-04-07T12:37:00Z" w:initials="DL">
    <w:p w14:paraId="3685A5BE" w14:textId="77777777" w:rsidR="00D3602C" w:rsidRDefault="00D3602C" w:rsidP="00D3602C">
      <w:pPr>
        <w:pStyle w:val="CommentText"/>
      </w:pPr>
      <w:r>
        <w:rPr>
          <w:rStyle w:val="CommentReference"/>
        </w:rPr>
        <w:annotationRef/>
      </w:r>
      <w:r>
        <w:t>What is important for your study?</w:t>
      </w:r>
    </w:p>
  </w:comment>
  <w:comment w:id="2" w:author="Dawn Lemke" w:date="2026-04-07T12:36:00Z" w:initials="DL">
    <w:p w14:paraId="356D7196" w14:textId="77777777" w:rsidR="00D3602C" w:rsidRDefault="00D3602C" w:rsidP="00D3602C">
      <w:pPr>
        <w:pStyle w:val="CommentText"/>
      </w:pPr>
      <w:r>
        <w:rPr>
          <w:rStyle w:val="CommentReference"/>
        </w:rPr>
        <w:annotationRef/>
      </w:r>
      <w:r>
        <w:t>Here just state your study area</w:t>
      </w:r>
    </w:p>
  </w:comment>
  <w:comment w:id="3" w:author="Dawn Lemke" w:date="2026-04-07T12:39:00Z" w:initials="DL">
    <w:p w14:paraId="2F06F450" w14:textId="77777777" w:rsidR="00D3602C" w:rsidRDefault="00D3602C" w:rsidP="00D3602C">
      <w:pPr>
        <w:pStyle w:val="CommentText"/>
      </w:pPr>
      <w:r>
        <w:rPr>
          <w:rStyle w:val="CommentReference"/>
        </w:rPr>
        <w:annotationRef/>
      </w:r>
      <w:r>
        <w:t>You could be more specific here</w:t>
      </w:r>
    </w:p>
  </w:comment>
  <w:comment w:id="15" w:author="Evan Tenorio [2]" w:date="2026-04-02T14:33:00Z" w:initials="ET">
    <w:p w14:paraId="0425080F" w14:textId="77777777" w:rsidR="00FB35EE" w:rsidRDefault="00FB35EE" w:rsidP="00FB35EE">
      <w:pPr>
        <w:pStyle w:val="CommentText"/>
      </w:pPr>
      <w:r>
        <w:rPr>
          <w:rStyle w:val="CommentReference"/>
        </w:rPr>
        <w:annotationRef/>
      </w:r>
      <w:r>
        <w:t>Will Update</w:t>
      </w:r>
    </w:p>
  </w:comment>
  <w:comment w:id="23" w:author="Dawn Lemke" w:date="2026-04-07T12:44:00Z" w:initials="DL">
    <w:p w14:paraId="34688CA6" w14:textId="77777777" w:rsidR="00D3602C" w:rsidRDefault="00D3602C" w:rsidP="00D3602C">
      <w:pPr>
        <w:pStyle w:val="CommentText"/>
      </w:pPr>
      <w:r>
        <w:rPr>
          <w:rStyle w:val="CommentReference"/>
        </w:rPr>
        <w:annotationRef/>
      </w:r>
      <w:r>
        <w:t>I think some of this needs references</w:t>
      </w:r>
    </w:p>
  </w:comment>
  <w:comment w:id="24" w:author="Dawn Lemke" w:date="2026-04-07T12:45:00Z" w:initials="DL">
    <w:p w14:paraId="51D720AF" w14:textId="77777777" w:rsidR="00D3602C" w:rsidRDefault="00D3602C" w:rsidP="00D3602C">
      <w:pPr>
        <w:pStyle w:val="CommentText"/>
      </w:pPr>
      <w:r>
        <w:rPr>
          <w:rStyle w:val="CommentReference"/>
        </w:rPr>
        <w:annotationRef/>
      </w:r>
      <w:r>
        <w:t>??</w:t>
      </w:r>
    </w:p>
  </w:comment>
  <w:comment w:id="25" w:author="Dawn Lemke" w:date="2026-04-07T12:46:00Z" w:initials="DL">
    <w:p w14:paraId="1B0D4FA3" w14:textId="77777777" w:rsidR="00D3602C" w:rsidRDefault="00D3602C" w:rsidP="00D3602C">
      <w:pPr>
        <w:pStyle w:val="CommentText"/>
      </w:pPr>
      <w:r>
        <w:rPr>
          <w:rStyle w:val="CommentReference"/>
        </w:rPr>
        <w:annotationRef/>
      </w:r>
      <w:r>
        <w:t>If Peters name is on the paper then this does not need to be here - you should just ref Headwall in the correct place</w:t>
      </w:r>
    </w:p>
  </w:comment>
  <w:comment w:id="26" w:author="Dawn Lemke" w:date="2026-04-07T12:47:00Z" w:initials="DL">
    <w:p w14:paraId="246F6D95" w14:textId="77777777" w:rsidR="001346E2" w:rsidRDefault="001346E2" w:rsidP="001346E2">
      <w:pPr>
        <w:pStyle w:val="CommentText"/>
      </w:pPr>
      <w:r>
        <w:rPr>
          <w:rStyle w:val="CommentReference"/>
        </w:rPr>
        <w:annotationRef/>
      </w:r>
      <w:r>
        <w:t>Why?</w:t>
      </w:r>
    </w:p>
  </w:comment>
  <w:comment w:id="27" w:author="Dawn Lemke" w:date="2026-04-07T12:47:00Z" w:initials="DL">
    <w:p w14:paraId="5FC39DA5" w14:textId="77777777" w:rsidR="001346E2" w:rsidRDefault="001346E2" w:rsidP="001346E2">
      <w:pPr>
        <w:pStyle w:val="CommentText"/>
      </w:pPr>
      <w:r>
        <w:rPr>
          <w:rStyle w:val="CommentReference"/>
        </w:rPr>
        <w:annotationRef/>
      </w:r>
      <w:r>
        <w:t>This needs to be defined above</w:t>
      </w:r>
    </w:p>
  </w:comment>
  <w:comment w:id="28" w:author="Evan Tenorio" w:date="2026-04-16T12:02:00Z" w:initials="P">
    <w:p w14:paraId="7A505B3B" w14:textId="1212814D" w:rsidR="00C953E8" w:rsidRDefault="00C953E8">
      <w:pPr>
        <w:pStyle w:val="CommentText"/>
      </w:pPr>
      <w:r>
        <w:rPr>
          <w:rStyle w:val="CommentReference"/>
        </w:rPr>
        <w:annotationRef/>
      </w:r>
      <w:r>
        <w:t>Should I define what each quadrat is under data processing or in data?</w:t>
      </w:r>
    </w:p>
  </w:comment>
  <w:comment w:id="29" w:author="Dawn Lemke" w:date="2026-04-07T12:52:00Z" w:initials="DL">
    <w:p w14:paraId="6D6EE741" w14:textId="77777777" w:rsidR="001346E2" w:rsidRDefault="001346E2" w:rsidP="001346E2">
      <w:pPr>
        <w:pStyle w:val="CommentText"/>
      </w:pPr>
      <w:r>
        <w:rPr>
          <w:rStyle w:val="CommentReference"/>
        </w:rPr>
        <w:annotationRef/>
      </w:r>
      <w:r>
        <w:t>What package, what settings</w:t>
      </w:r>
    </w:p>
  </w:comment>
  <w:comment w:id="30" w:author="Dawn Lemke" w:date="2026-04-07T12:56:00Z" w:initials="DL">
    <w:p w14:paraId="2450E7A1" w14:textId="77777777" w:rsidR="001346E2" w:rsidRDefault="001346E2" w:rsidP="001346E2">
      <w:pPr>
        <w:pStyle w:val="CommentText"/>
      </w:pPr>
      <w:r>
        <w:rPr>
          <w:rStyle w:val="CommentReference"/>
        </w:rPr>
        <w:annotationRef/>
      </w:r>
      <w:r>
        <w:t>Start with what the analysis  is about</w:t>
      </w:r>
    </w:p>
  </w:comment>
  <w:comment w:id="31" w:author="Dawn Lemke" w:date="2026-04-07T12:58:00Z" w:initials="DL">
    <w:p w14:paraId="0D1DDF75" w14:textId="77777777" w:rsidR="0015116A" w:rsidRDefault="0015116A" w:rsidP="0015116A">
      <w:pPr>
        <w:pStyle w:val="CommentText"/>
      </w:pPr>
      <w:r>
        <w:rPr>
          <w:rStyle w:val="CommentReference"/>
        </w:rPr>
        <w:annotationRef/>
      </w:r>
      <w:r>
        <w:t xml:space="preserve">Isn't this the prior </w:t>
      </w:r>
      <w:proofErr w:type="gramStart"/>
      <w:r>
        <w:t>paragraph</w:t>
      </w:r>
      <w:proofErr w:type="gramEnd"/>
      <w:r>
        <w:t xml:space="preserve"> </w:t>
      </w:r>
    </w:p>
  </w:comment>
  <w:comment w:id="32" w:author="Dawn Lemke" w:date="2026-04-07T12:59:00Z" w:initials="DL">
    <w:p w14:paraId="147AFED5" w14:textId="77777777" w:rsidR="0015116A" w:rsidRDefault="0015116A" w:rsidP="0015116A">
      <w:pPr>
        <w:pStyle w:val="CommentText"/>
      </w:pPr>
      <w:r>
        <w:rPr>
          <w:rStyle w:val="CommentReference"/>
        </w:rPr>
        <w:annotationRef/>
      </w:r>
      <w:r>
        <w:t>Is this in the full plot, or where you have data?</w:t>
      </w:r>
    </w:p>
  </w:comment>
  <w:comment w:id="33" w:author="Evan Tenorio" w:date="2026-04-16T12:25:00Z" w:initials="P">
    <w:p w14:paraId="59A2031F" w14:textId="0288183A" w:rsidR="00166F6F" w:rsidRDefault="00166F6F">
      <w:pPr>
        <w:pStyle w:val="CommentText"/>
      </w:pPr>
      <w:r>
        <w:rPr>
          <w:rStyle w:val="CommentReference"/>
        </w:rPr>
        <w:annotationRef/>
      </w:r>
      <w:r>
        <w:t>Full plot</w:t>
      </w:r>
    </w:p>
  </w:comment>
  <w:comment w:id="34" w:author="Evan Tenorio" w:date="2026-04-06T16:31:00Z" w:initials="P">
    <w:p w14:paraId="2B28A7B7" w14:textId="332F0B82" w:rsidR="00A31D91" w:rsidRDefault="00A31D91">
      <w:pPr>
        <w:pStyle w:val="CommentText"/>
      </w:pPr>
      <w:r>
        <w:rPr>
          <w:rStyle w:val="CommentReference"/>
        </w:rPr>
        <w:annotationRef/>
      </w:r>
      <w:r>
        <w:t>Insert Chart of # of individuals per species</w:t>
      </w:r>
    </w:p>
  </w:comment>
  <w:comment w:id="35" w:author="Dawn Lemke" w:date="2026-04-07T13:00:00Z" w:initials="DL">
    <w:p w14:paraId="46F88752" w14:textId="77777777" w:rsidR="0015116A" w:rsidRDefault="0015116A" w:rsidP="0015116A">
      <w:pPr>
        <w:pStyle w:val="CommentText"/>
      </w:pPr>
      <w:r>
        <w:rPr>
          <w:rStyle w:val="CommentReference"/>
        </w:rPr>
        <w:annotationRef/>
      </w:r>
      <w:r>
        <w:t>You are going to need ref on these</w:t>
      </w:r>
    </w:p>
  </w:comment>
  <w:comment w:id="36" w:author="Dawn Lemke" w:date="2026-04-07T13:00:00Z" w:initials="DL">
    <w:p w14:paraId="724F17C5" w14:textId="77777777" w:rsidR="0015116A" w:rsidRDefault="0015116A" w:rsidP="0015116A">
      <w:pPr>
        <w:pStyle w:val="CommentText"/>
      </w:pPr>
      <w:r>
        <w:rPr>
          <w:rStyle w:val="CommentReference"/>
        </w:rPr>
        <w:annotationRef/>
      </w:r>
      <w:r>
        <w:t>refs</w:t>
      </w:r>
    </w:p>
  </w:comment>
  <w:comment w:id="38" w:author="Dawn Lemke" w:date="2026-04-07T13:01:00Z" w:initials="DL">
    <w:p w14:paraId="14825505" w14:textId="77777777" w:rsidR="0015116A" w:rsidRDefault="0015116A" w:rsidP="0015116A">
      <w:pPr>
        <w:pStyle w:val="CommentText"/>
      </w:pPr>
      <w:r>
        <w:rPr>
          <w:rStyle w:val="CommentReference"/>
        </w:rPr>
        <w:annotationRef/>
      </w:r>
      <w:r>
        <w:t>Needs more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DFAAD" w15:done="0"/>
  <w15:commentEx w15:paraId="3685A5BE" w15:done="0"/>
  <w15:commentEx w15:paraId="356D7196" w15:done="1"/>
  <w15:commentEx w15:paraId="2F06F450" w15:done="1"/>
  <w15:commentEx w15:paraId="0425080F" w15:done="0"/>
  <w15:commentEx w15:paraId="34688CA6" w15:done="0"/>
  <w15:commentEx w15:paraId="51D720AF" w15:done="0"/>
  <w15:commentEx w15:paraId="1B0D4FA3" w15:done="0"/>
  <w15:commentEx w15:paraId="246F6D95" w15:done="0"/>
  <w15:commentEx w15:paraId="5FC39DA5" w15:done="0"/>
  <w15:commentEx w15:paraId="7A505B3B" w15:paraIdParent="5FC39DA5" w15:done="0"/>
  <w15:commentEx w15:paraId="6D6EE741" w15:done="1"/>
  <w15:commentEx w15:paraId="2450E7A1" w15:done="1"/>
  <w15:commentEx w15:paraId="0D1DDF75" w15:done="1"/>
  <w15:commentEx w15:paraId="147AFED5" w15:done="0"/>
  <w15:commentEx w15:paraId="59A2031F" w15:paraIdParent="147AFED5" w15:done="0"/>
  <w15:commentEx w15:paraId="2B28A7B7" w15:done="0"/>
  <w15:commentEx w15:paraId="46F88752" w15:done="0"/>
  <w15:commentEx w15:paraId="724F17C5" w15:done="0"/>
  <w15:commentEx w15:paraId="148255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DFAAD" w16cid:durableId="2D8A0D15"/>
  <w16cid:commentId w16cid:paraId="3685A5BE" w16cid:durableId="08D10969"/>
  <w16cid:commentId w16cid:paraId="356D7196" w16cid:durableId="4364D774"/>
  <w16cid:commentId w16cid:paraId="2F06F450" w16cid:durableId="51C30DB5"/>
  <w16cid:commentId w16cid:paraId="0425080F" w16cid:durableId="2DC0C9E1"/>
  <w16cid:commentId w16cid:paraId="34688CA6" w16cid:durableId="7BCE0744"/>
  <w16cid:commentId w16cid:paraId="51D720AF" w16cid:durableId="7F252CED"/>
  <w16cid:commentId w16cid:paraId="1B0D4FA3" w16cid:durableId="601E81FE"/>
  <w16cid:commentId w16cid:paraId="246F6D95" w16cid:durableId="679A1541"/>
  <w16cid:commentId w16cid:paraId="5FC39DA5" w16cid:durableId="5E9396BE"/>
  <w16cid:commentId w16cid:paraId="7A505B3B" w16cid:durableId="2D8B4E44"/>
  <w16cid:commentId w16cid:paraId="6D6EE741" w16cid:durableId="562A7C1F"/>
  <w16cid:commentId w16cid:paraId="2450E7A1" w16cid:durableId="3CC01102"/>
  <w16cid:commentId w16cid:paraId="0D1DDF75" w16cid:durableId="5CEA9D78"/>
  <w16cid:commentId w16cid:paraId="147AFED5" w16cid:durableId="760827F6"/>
  <w16cid:commentId w16cid:paraId="59A2031F" w16cid:durableId="2D8B53A8"/>
  <w16cid:commentId w16cid:paraId="2B28A7B7" w16cid:durableId="2D7E5E60"/>
  <w16cid:commentId w16cid:paraId="46F88752" w16cid:durableId="76E1F6A7"/>
  <w16cid:commentId w16cid:paraId="724F17C5" w16cid:durableId="7A83D2EA"/>
  <w16cid:commentId w16cid:paraId="14825505" w16cid:durableId="37AF8D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11A"/>
    <w:multiLevelType w:val="hybridMultilevel"/>
    <w:tmpl w:val="A56A6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B0EE4"/>
    <w:multiLevelType w:val="hybridMultilevel"/>
    <w:tmpl w:val="0B1EE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80C99"/>
    <w:multiLevelType w:val="hybridMultilevel"/>
    <w:tmpl w:val="1654E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16283"/>
    <w:multiLevelType w:val="hybridMultilevel"/>
    <w:tmpl w:val="277A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1473F3"/>
    <w:multiLevelType w:val="multilevel"/>
    <w:tmpl w:val="61685D24"/>
    <w:lvl w:ilvl="0">
      <w:start w:val="1"/>
      <w:numFmt w:val="decimal"/>
      <w:lvlText w:val="%1."/>
      <w:lvlJc w:val="left"/>
      <w:pPr>
        <w:ind w:left="720" w:hanging="360"/>
      </w:pPr>
      <w:rPr>
        <w:rFonts w:hint="default"/>
      </w:rPr>
    </w:lvl>
    <w:lvl w:ilvl="1">
      <w:start w:val="56"/>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3"/>
  </w:num>
  <w:num w:numId="3">
    <w:abstractNumId w:val="4"/>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van Tenorio">
    <w15:presenceInfo w15:providerId="None" w15:userId="Evan Tenorio"/>
  </w15:person>
  <w15:person w15:author="Dawn Lemke">
    <w15:presenceInfo w15:providerId="AD" w15:userId="S::dawn.lemke@aamu.edu::0a5cf3be-bccf-448e-8e47-a5c4f0ab2be6"/>
  </w15:person>
  <w15:person w15:author="Evan Tenorio [2]">
    <w15:presenceInfo w15:providerId="Windows Live" w15:userId="6e4bbb5638bc27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A8"/>
    <w:rsid w:val="0008078C"/>
    <w:rsid w:val="0008397E"/>
    <w:rsid w:val="000F31C2"/>
    <w:rsid w:val="001346E2"/>
    <w:rsid w:val="00134AD8"/>
    <w:rsid w:val="0015116A"/>
    <w:rsid w:val="00166F6F"/>
    <w:rsid w:val="001B5AD7"/>
    <w:rsid w:val="001E1BE8"/>
    <w:rsid w:val="00207B50"/>
    <w:rsid w:val="0030798B"/>
    <w:rsid w:val="00343F5E"/>
    <w:rsid w:val="00374092"/>
    <w:rsid w:val="003A1300"/>
    <w:rsid w:val="004B0ED6"/>
    <w:rsid w:val="004C47FD"/>
    <w:rsid w:val="00512B0E"/>
    <w:rsid w:val="0051547E"/>
    <w:rsid w:val="005568ED"/>
    <w:rsid w:val="00594B6E"/>
    <w:rsid w:val="005C1757"/>
    <w:rsid w:val="006334A8"/>
    <w:rsid w:val="006408E3"/>
    <w:rsid w:val="0064597C"/>
    <w:rsid w:val="006A030D"/>
    <w:rsid w:val="00735D2F"/>
    <w:rsid w:val="00742CDE"/>
    <w:rsid w:val="00793F31"/>
    <w:rsid w:val="007B7C34"/>
    <w:rsid w:val="007D16F5"/>
    <w:rsid w:val="00803518"/>
    <w:rsid w:val="0086797B"/>
    <w:rsid w:val="00891186"/>
    <w:rsid w:val="008A0DF6"/>
    <w:rsid w:val="009036B1"/>
    <w:rsid w:val="009A2075"/>
    <w:rsid w:val="009F5529"/>
    <w:rsid w:val="00A31D91"/>
    <w:rsid w:val="00AA7A23"/>
    <w:rsid w:val="00B020B9"/>
    <w:rsid w:val="00B2594D"/>
    <w:rsid w:val="00BC01D4"/>
    <w:rsid w:val="00BF0C0B"/>
    <w:rsid w:val="00C36AC7"/>
    <w:rsid w:val="00C37B91"/>
    <w:rsid w:val="00C62EA8"/>
    <w:rsid w:val="00C953E8"/>
    <w:rsid w:val="00D31F58"/>
    <w:rsid w:val="00D346D4"/>
    <w:rsid w:val="00D3602C"/>
    <w:rsid w:val="00DB0F01"/>
    <w:rsid w:val="00E3466B"/>
    <w:rsid w:val="00E47DAA"/>
    <w:rsid w:val="00E635FE"/>
    <w:rsid w:val="00E75A31"/>
    <w:rsid w:val="00E77C49"/>
    <w:rsid w:val="00F24A2A"/>
    <w:rsid w:val="00F6332E"/>
    <w:rsid w:val="00FB3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F1F0"/>
  <w15:chartTrackingRefBased/>
  <w15:docId w15:val="{E7210F31-718B-4E64-9EC7-B84C3184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46D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A1300"/>
    <w:rPr>
      <w:sz w:val="16"/>
      <w:szCs w:val="16"/>
    </w:rPr>
  </w:style>
  <w:style w:type="paragraph" w:styleId="CommentText">
    <w:name w:val="annotation text"/>
    <w:basedOn w:val="Normal"/>
    <w:link w:val="CommentTextChar"/>
    <w:uiPriority w:val="99"/>
    <w:unhideWhenUsed/>
    <w:rsid w:val="003A1300"/>
    <w:pPr>
      <w:spacing w:line="240" w:lineRule="auto"/>
    </w:pPr>
    <w:rPr>
      <w:sz w:val="20"/>
      <w:szCs w:val="20"/>
    </w:rPr>
  </w:style>
  <w:style w:type="character" w:customStyle="1" w:styleId="CommentTextChar">
    <w:name w:val="Comment Text Char"/>
    <w:basedOn w:val="DefaultParagraphFont"/>
    <w:link w:val="CommentText"/>
    <w:uiPriority w:val="99"/>
    <w:rsid w:val="003A1300"/>
    <w:rPr>
      <w:sz w:val="20"/>
      <w:szCs w:val="20"/>
    </w:rPr>
  </w:style>
  <w:style w:type="paragraph" w:styleId="CommentSubject">
    <w:name w:val="annotation subject"/>
    <w:basedOn w:val="CommentText"/>
    <w:next w:val="CommentText"/>
    <w:link w:val="CommentSubjectChar"/>
    <w:uiPriority w:val="99"/>
    <w:semiHidden/>
    <w:unhideWhenUsed/>
    <w:rsid w:val="003A1300"/>
    <w:rPr>
      <w:b/>
      <w:bCs/>
    </w:rPr>
  </w:style>
  <w:style w:type="character" w:customStyle="1" w:styleId="CommentSubjectChar">
    <w:name w:val="Comment Subject Char"/>
    <w:basedOn w:val="CommentTextChar"/>
    <w:link w:val="CommentSubject"/>
    <w:uiPriority w:val="99"/>
    <w:semiHidden/>
    <w:rsid w:val="003A1300"/>
    <w:rPr>
      <w:b/>
      <w:bCs/>
      <w:sz w:val="20"/>
      <w:szCs w:val="20"/>
    </w:rPr>
  </w:style>
  <w:style w:type="paragraph" w:styleId="BalloonText">
    <w:name w:val="Balloon Text"/>
    <w:basedOn w:val="Normal"/>
    <w:link w:val="BalloonTextChar"/>
    <w:uiPriority w:val="99"/>
    <w:semiHidden/>
    <w:unhideWhenUsed/>
    <w:rsid w:val="003A13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300"/>
    <w:rPr>
      <w:rFonts w:ascii="Segoe UI" w:hAnsi="Segoe UI" w:cs="Segoe UI"/>
      <w:sz w:val="18"/>
      <w:szCs w:val="18"/>
    </w:rPr>
  </w:style>
  <w:style w:type="character" w:styleId="Emphasis">
    <w:name w:val="Emphasis"/>
    <w:basedOn w:val="DefaultParagraphFont"/>
    <w:uiPriority w:val="20"/>
    <w:qFormat/>
    <w:rsid w:val="008A0DF6"/>
    <w:rPr>
      <w:i/>
      <w:iCs/>
    </w:rPr>
  </w:style>
  <w:style w:type="paragraph" w:styleId="Revision">
    <w:name w:val="Revision"/>
    <w:hidden/>
    <w:uiPriority w:val="99"/>
    <w:semiHidden/>
    <w:rsid w:val="00D360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09203">
      <w:bodyDiv w:val="1"/>
      <w:marLeft w:val="0"/>
      <w:marRight w:val="0"/>
      <w:marTop w:val="0"/>
      <w:marBottom w:val="0"/>
      <w:divBdr>
        <w:top w:val="none" w:sz="0" w:space="0" w:color="auto"/>
        <w:left w:val="none" w:sz="0" w:space="0" w:color="auto"/>
        <w:bottom w:val="none" w:sz="0" w:space="0" w:color="auto"/>
        <w:right w:val="none" w:sz="0" w:space="0" w:color="auto"/>
      </w:divBdr>
    </w:div>
    <w:div w:id="333731284">
      <w:bodyDiv w:val="1"/>
      <w:marLeft w:val="0"/>
      <w:marRight w:val="0"/>
      <w:marTop w:val="0"/>
      <w:marBottom w:val="0"/>
      <w:divBdr>
        <w:top w:val="none" w:sz="0" w:space="0" w:color="auto"/>
        <w:left w:val="none" w:sz="0" w:space="0" w:color="auto"/>
        <w:bottom w:val="none" w:sz="0" w:space="0" w:color="auto"/>
        <w:right w:val="none" w:sz="0" w:space="0" w:color="auto"/>
      </w:divBdr>
    </w:div>
    <w:div w:id="184944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bd90bb11296c2c4b5ba164726c460751">
  <xsd:schema xmlns:xsd="http://www.w3.org/2001/XMLSchema" xmlns:xs="http://www.w3.org/2001/XMLSchema" xmlns:p="http://schemas.microsoft.com/office/2006/metadata/properties" xmlns:ns3="381ae226-ed8d-42b5-89e8-bafe2870bc59" targetNamespace="http://schemas.microsoft.com/office/2006/metadata/properties" ma:root="true" ma:fieldsID="cb7e1957f95de54cde2589d9923a2bbb"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6C7B11-1CB1-4AE1-A9C4-289C54A9535E}">
  <ds:schemaRefs>
    <ds:schemaRef ds:uri="http://schemas.microsoft.com/sharepoint/v3/contenttype/forms"/>
  </ds:schemaRefs>
</ds:datastoreItem>
</file>

<file path=customXml/itemProps2.xml><?xml version="1.0" encoding="utf-8"?>
<ds:datastoreItem xmlns:ds="http://schemas.openxmlformats.org/officeDocument/2006/customXml" ds:itemID="{286FD02C-080F-456D-BB9F-C105DF439D1A}">
  <ds:schemaRefs>
    <ds:schemaRef ds:uri="http://purl.org/dc/dcmitype/"/>
    <ds:schemaRef ds:uri="http://schemas.microsoft.com/office/2006/documentManagement/types"/>
    <ds:schemaRef ds:uri="381ae226-ed8d-42b5-89e8-bafe2870bc59"/>
    <ds:schemaRef ds:uri="http://purl.org/dc/elements/1.1/"/>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3B5F7607-B9AB-445C-8082-EB554096B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8</cp:revision>
  <dcterms:created xsi:type="dcterms:W3CDTF">2026-04-07T19:23:00Z</dcterms:created>
  <dcterms:modified xsi:type="dcterms:W3CDTF">2026-04-16T17:26:00Z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y fmtid="{D5CDD505-2E9C-101B-9397-08002B2CF9AE}" pid="3" name="GrammarlyDocumentId">
    <vt:lpwstr>9d4048f5-ecbf-4a4b-b261-55a84eecdacf</vt:lpwstr>
  </property>
</Properties>
</file>