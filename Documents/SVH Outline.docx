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95B01C" w14:textId="364845C3" w:rsidR="005B2F02" w:rsidRDefault="00286B9E" w:rsidP="00E525B5">
      <w:pPr>
        <w:rPr>
          <w:rFonts w:ascii="Times New Roman" w:eastAsia="Times New Roman" w:hAnsi="Times New Roman" w:cs="Times New Roman"/>
          <w:sz w:val="24"/>
          <w:szCs w:val="24"/>
        </w:rPr>
      </w:pPr>
      <w:bookmarkStart w:id="0" w:name="_Hlk227151115"/>
      <w:r>
        <w:rPr>
          <w:rFonts w:ascii="Times New Roman" w:eastAsia="Times New Roman" w:hAnsi="Times New Roman" w:cs="Times New Roman"/>
          <w:sz w:val="24"/>
          <w:szCs w:val="24"/>
        </w:rPr>
        <w:t>Abstract</w:t>
      </w:r>
    </w:p>
    <w:p w14:paraId="7627785F" w14:textId="0877C7E0" w:rsidR="0094438C" w:rsidRPr="0094438C" w:rsidRDefault="0094438C" w:rsidP="0094438C">
      <w:pPr>
        <w:rPr>
          <w:rFonts w:ascii="Times New Roman" w:eastAsia="Times New Roman" w:hAnsi="Times New Roman" w:cs="Times New Roman"/>
          <w:sz w:val="24"/>
          <w:szCs w:val="24"/>
        </w:rPr>
      </w:pPr>
      <w:r w:rsidRPr="0094438C">
        <w:rPr>
          <w:rFonts w:ascii="Times New Roman" w:eastAsia="Times New Roman" w:hAnsi="Times New Roman" w:cs="Times New Roman"/>
          <w:sz w:val="24"/>
          <w:szCs w:val="24"/>
        </w:rPr>
        <w:t xml:space="preserve">Biodiversity plays a critical role in maintaining ecosystem function, yet monitoring its spatial and temporal dynamics remains a significant challenge, particularly in forested systems. Recent advances in </w:t>
      </w:r>
      <w:r w:rsidR="00050FFB">
        <w:rPr>
          <w:rFonts w:ascii="Times New Roman" w:eastAsia="Times New Roman" w:hAnsi="Times New Roman" w:cs="Times New Roman"/>
          <w:sz w:val="24"/>
          <w:szCs w:val="24"/>
        </w:rPr>
        <w:t xml:space="preserve">hyperspectral </w:t>
      </w:r>
      <w:r w:rsidRPr="0094438C">
        <w:rPr>
          <w:rFonts w:ascii="Times New Roman" w:eastAsia="Times New Roman" w:hAnsi="Times New Roman" w:cs="Times New Roman"/>
          <w:sz w:val="24"/>
          <w:szCs w:val="24"/>
        </w:rPr>
        <w:t>remote sensing provide new opportunities to assess biodiversity across large spatial scales. Leaf spectral reflectance is influenced by biochemical and structural traits that are shaped by evolutionary history, suggesting that spectral variation may serve as a proxy for phylogenetic diversity.</w:t>
      </w:r>
      <w:r w:rsidR="00050FFB">
        <w:rPr>
          <w:rFonts w:ascii="Times New Roman" w:eastAsia="Times New Roman" w:hAnsi="Times New Roman" w:cs="Times New Roman"/>
          <w:sz w:val="24"/>
          <w:szCs w:val="24"/>
        </w:rPr>
        <w:t xml:space="preserve"> </w:t>
      </w:r>
      <w:r w:rsidRPr="0094438C">
        <w:rPr>
          <w:rFonts w:ascii="Times New Roman" w:eastAsia="Times New Roman" w:hAnsi="Times New Roman" w:cs="Times New Roman"/>
          <w:sz w:val="24"/>
          <w:szCs w:val="24"/>
        </w:rPr>
        <w:t xml:space="preserve">In this study, we investigate the relationship between spectral heterogeneity and phylogenetic diversity in a temperate forest system. We utilize census data collected during the 2024–2025 </w:t>
      </w:r>
      <w:proofErr w:type="spellStart"/>
      <w:r w:rsidRPr="0094438C">
        <w:rPr>
          <w:rFonts w:ascii="Times New Roman" w:eastAsia="Times New Roman" w:hAnsi="Times New Roman" w:cs="Times New Roman"/>
          <w:sz w:val="24"/>
          <w:szCs w:val="24"/>
        </w:rPr>
        <w:t>recensus</w:t>
      </w:r>
      <w:proofErr w:type="spellEnd"/>
      <w:r w:rsidRPr="0094438C">
        <w:rPr>
          <w:rFonts w:ascii="Times New Roman" w:eastAsia="Times New Roman" w:hAnsi="Times New Roman" w:cs="Times New Roman"/>
          <w:sz w:val="24"/>
          <w:szCs w:val="24"/>
        </w:rPr>
        <w:t xml:space="preserve"> of the 20-hectare Paint Rock Forest Dynamic Plot, which includes species identity, diameter at breast height (DBH), spatial location, and canopy position for over 29,000 trees. These data were used to generate spatial representations of species composition and phylogenetic diversity, serving as ground reference for drone-acquired hyperspectral imagery collected in July 2024.</w:t>
      </w:r>
    </w:p>
    <w:p w14:paraId="0DA913F3" w14:textId="6341BCCF" w:rsidR="00CD5AE8" w:rsidRDefault="0094438C" w:rsidP="0094438C">
      <w:pPr>
        <w:rPr>
          <w:ins w:id="1" w:author="PaintRock" w:date="2026-04-15T08:44:00Z"/>
          <w:rFonts w:ascii="Times New Roman" w:eastAsia="Times New Roman" w:hAnsi="Times New Roman" w:cs="Times New Roman"/>
          <w:sz w:val="24"/>
          <w:szCs w:val="24"/>
        </w:rPr>
      </w:pPr>
      <w:r w:rsidRPr="0094438C">
        <w:rPr>
          <w:rFonts w:ascii="Times New Roman" w:eastAsia="Times New Roman" w:hAnsi="Times New Roman" w:cs="Times New Roman"/>
          <w:sz w:val="24"/>
          <w:szCs w:val="24"/>
        </w:rPr>
        <w:t>Our results indicate that spectral variation captures a measurable component of phylogenetic diversity across the landscape. Specifically, we found that approximately 8% of the spectral heterogeneity can be explained by the calculated phylogenetic diversity. However, additional factors, including topography and water availability, also play important roles in shaping spectral patterns. These findings highlight both the potential and limitations of using hyperspectral data as a proxy for biodiversity, and underscore the need to account for environmental drivers when interpreting remotely sensed signals.</w:t>
      </w:r>
    </w:p>
    <w:bookmarkEnd w:id="0"/>
    <w:p w14:paraId="593CA3E7" w14:textId="77777777" w:rsidR="00E525B5" w:rsidRDefault="00E525B5" w:rsidP="00E525B5">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w:t>
      </w:r>
    </w:p>
    <w:p w14:paraId="0668AB2A" w14:textId="46E6247A" w:rsidR="00E525B5" w:rsidRPr="00D346D4" w:rsidRDefault="00E525B5" w:rsidP="00E525B5">
      <w:pPr>
        <w:rPr>
          <w:rFonts w:ascii="Times New Roman" w:eastAsia="Times New Roman" w:hAnsi="Times New Roman" w:cs="Times New Roman"/>
          <w:sz w:val="24"/>
          <w:szCs w:val="24"/>
        </w:rPr>
      </w:pPr>
      <w:r w:rsidRPr="00D346D4">
        <w:rPr>
          <w:rFonts w:ascii="Times New Roman" w:eastAsia="Times New Roman" w:hAnsi="Times New Roman" w:cs="Times New Roman"/>
          <w:sz w:val="24"/>
          <w:szCs w:val="24"/>
        </w:rPr>
        <w:t xml:space="preserve">We show that spectral variation can be used as a proxy for phylogenetic diversity, which matters because leaf spectra </w:t>
      </w:r>
      <w:r w:rsidR="0094438C">
        <w:rPr>
          <w:rFonts w:ascii="Times New Roman" w:eastAsia="Times New Roman" w:hAnsi="Times New Roman" w:cs="Times New Roman"/>
          <w:sz w:val="24"/>
          <w:szCs w:val="24"/>
        </w:rPr>
        <w:t>may be related to phylogeny</w:t>
      </w:r>
      <w:r w:rsidRPr="00D346D4">
        <w:rPr>
          <w:rFonts w:ascii="Times New Roman" w:eastAsia="Times New Roman" w:hAnsi="Times New Roman" w:cs="Times New Roman"/>
          <w:sz w:val="24"/>
          <w:szCs w:val="24"/>
        </w:rPr>
        <w:t xml:space="preserve"> and leaf traits. </w:t>
      </w:r>
    </w:p>
    <w:p w14:paraId="1D17E087" w14:textId="77777777" w:rsidR="00050FFB" w:rsidRPr="000918FB" w:rsidRDefault="00050FFB" w:rsidP="00050FFB">
      <w:pPr>
        <w:rPr>
          <w:rFonts w:ascii="Times New Roman" w:hAnsi="Times New Roman" w:cs="Times New Roman"/>
          <w:sz w:val="24"/>
          <w:szCs w:val="24"/>
        </w:rPr>
      </w:pPr>
      <w:r w:rsidRPr="000918FB">
        <w:rPr>
          <w:rFonts w:ascii="Times New Roman" w:hAnsi="Times New Roman" w:cs="Times New Roman"/>
          <w:sz w:val="24"/>
          <w:szCs w:val="24"/>
        </w:rPr>
        <w:t>Biodiversity plays a critical role in maintaining ecosystem function, resilience, and productivity, making the monitoring of biodiversity change in forest systems an essential component of conservation efforts. Recent advances in remote sensing technologies, particularly hyperspectral imaging, now enable the collection of detailed spectral information over large spatial extents. These developments create a growing need for analytical methods capable of transforming high-dimensional spectral data into meaningful products that can be used to monitor biological diversity (Cavender-Bares et al., 2016).</w:t>
      </w:r>
    </w:p>
    <w:p w14:paraId="380D4EF8" w14:textId="719B5536" w:rsidR="00050FFB" w:rsidRDefault="00050FFB" w:rsidP="00050FFB">
      <w:pPr>
        <w:rPr>
          <w:rFonts w:ascii="Times New Roman" w:hAnsi="Times New Roman" w:cs="Times New Roman"/>
          <w:sz w:val="24"/>
          <w:szCs w:val="24"/>
        </w:rPr>
      </w:pPr>
      <w:r w:rsidRPr="000918FB">
        <w:rPr>
          <w:rFonts w:ascii="Times New Roman" w:hAnsi="Times New Roman" w:cs="Times New Roman"/>
          <w:sz w:val="24"/>
          <w:szCs w:val="24"/>
        </w:rPr>
        <w:t>Tree species have evolved over time into distinct phylogenetic lineages, adapting to their environments through changes in resource acquisition, allocation, and physiological function. This evolutionary history is reflected in the chemical and structural properties of leaves, which influence how light is absorbed, transmitted, and reflected across the electromagnetic spectrum. While leaf traits are shaped by phylogeny, they are also influenced by current climatic and environmental factors, complicating the spectral signal observed by hyperspectral sensors</w:t>
      </w:r>
      <w:r>
        <w:rPr>
          <w:rFonts w:ascii="Times New Roman" w:hAnsi="Times New Roman" w:cs="Times New Roman"/>
          <w:sz w:val="24"/>
          <w:szCs w:val="24"/>
        </w:rPr>
        <w:t>.</w:t>
      </w:r>
    </w:p>
    <w:p w14:paraId="6F20DFA4" w14:textId="5B308D7D" w:rsidR="00050FFB" w:rsidRDefault="00050FFB" w:rsidP="00050FFB">
      <w:pPr>
        <w:rPr>
          <w:rFonts w:ascii="Times New Roman" w:hAnsi="Times New Roman" w:cs="Times New Roman"/>
          <w:sz w:val="24"/>
          <w:szCs w:val="24"/>
        </w:rPr>
      </w:pPr>
    </w:p>
    <w:p w14:paraId="70B0D870" w14:textId="7F305F23" w:rsidR="00050FFB" w:rsidRDefault="00050FFB" w:rsidP="00050FF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Scale dependency </w:t>
      </w:r>
    </w:p>
    <w:p w14:paraId="7DBEAF2F" w14:textId="024AB386" w:rsidR="003241A4" w:rsidRDefault="003241A4" w:rsidP="003241A4">
      <w:pPr>
        <w:pStyle w:val="ListParagraph"/>
        <w:numPr>
          <w:ilvl w:val="1"/>
          <w:numId w:val="6"/>
        </w:numPr>
        <w:rPr>
          <w:rFonts w:ascii="Times New Roman" w:hAnsi="Times New Roman" w:cs="Times New Roman"/>
          <w:sz w:val="24"/>
          <w:szCs w:val="24"/>
        </w:rPr>
      </w:pPr>
      <w:r>
        <w:rPr>
          <w:rFonts w:ascii="Times New Roman" w:hAnsi="Times New Roman" w:cs="Times New Roman"/>
          <w:sz w:val="24"/>
          <w:szCs w:val="24"/>
        </w:rPr>
        <w:t>How spectral and species diversity is diluted with increasing spectral scale.</w:t>
      </w:r>
    </w:p>
    <w:p w14:paraId="26117332" w14:textId="06DF3301" w:rsidR="00050FFB" w:rsidRDefault="00050FFB" w:rsidP="00050FF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lastRenderedPageBreak/>
        <w:t>Topographic effects of species composition</w:t>
      </w:r>
    </w:p>
    <w:p w14:paraId="3BB4652F" w14:textId="026E6AF2" w:rsidR="00050FFB" w:rsidRDefault="00050FFB" w:rsidP="00050FFB">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Leaf spectra </w:t>
      </w:r>
      <w:proofErr w:type="spellStart"/>
      <w:r>
        <w:rPr>
          <w:rFonts w:ascii="Times New Roman" w:hAnsi="Times New Roman" w:cs="Times New Roman"/>
          <w:sz w:val="24"/>
          <w:szCs w:val="24"/>
        </w:rPr>
        <w:t>relation ship</w:t>
      </w:r>
      <w:proofErr w:type="spellEnd"/>
      <w:r>
        <w:rPr>
          <w:rFonts w:ascii="Times New Roman" w:hAnsi="Times New Roman" w:cs="Times New Roman"/>
          <w:sz w:val="24"/>
          <w:szCs w:val="24"/>
        </w:rPr>
        <w:t xml:space="preserve"> to taxa group</w:t>
      </w:r>
    </w:p>
    <w:p w14:paraId="610975CB" w14:textId="77777777" w:rsidR="00050FFB" w:rsidRPr="00050FFB" w:rsidRDefault="00050FFB" w:rsidP="00050FFB">
      <w:pPr>
        <w:pStyle w:val="ListParagraph"/>
        <w:numPr>
          <w:ilvl w:val="0"/>
          <w:numId w:val="6"/>
        </w:numPr>
        <w:rPr>
          <w:rFonts w:ascii="Times New Roman" w:hAnsi="Times New Roman" w:cs="Times New Roman"/>
          <w:sz w:val="24"/>
          <w:szCs w:val="24"/>
        </w:rPr>
      </w:pPr>
    </w:p>
    <w:p w14:paraId="42572BBB" w14:textId="77777777" w:rsidR="00E525B5" w:rsidRDefault="00E525B5" w:rsidP="00E525B5">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p w14:paraId="2535873E" w14:textId="77777777" w:rsidR="00E525B5" w:rsidRPr="00D346D4" w:rsidRDefault="00E525B5" w:rsidP="00E525B5">
      <w:pPr>
        <w:rPr>
          <w:rFonts w:ascii="Times New Roman" w:eastAsia="Times New Roman" w:hAnsi="Times New Roman" w:cs="Times New Roman"/>
          <w:sz w:val="24"/>
          <w:szCs w:val="24"/>
        </w:rPr>
      </w:pPr>
      <w:r w:rsidRPr="00D346D4">
        <w:rPr>
          <w:rFonts w:ascii="Times New Roman" w:eastAsia="Times New Roman" w:hAnsi="Times New Roman" w:cs="Times New Roman"/>
          <w:sz w:val="24"/>
          <w:szCs w:val="24"/>
        </w:rPr>
        <w:t xml:space="preserve">We used census data taken during the 2024/2025 </w:t>
      </w:r>
      <w:proofErr w:type="spellStart"/>
      <w:r w:rsidRPr="00D346D4">
        <w:rPr>
          <w:rFonts w:ascii="Times New Roman" w:eastAsia="Times New Roman" w:hAnsi="Times New Roman" w:cs="Times New Roman"/>
          <w:sz w:val="24"/>
          <w:szCs w:val="24"/>
        </w:rPr>
        <w:t>recensus</w:t>
      </w:r>
      <w:proofErr w:type="spellEnd"/>
      <w:r w:rsidRPr="00D346D4">
        <w:rPr>
          <w:rFonts w:ascii="Times New Roman" w:eastAsia="Times New Roman" w:hAnsi="Times New Roman" w:cs="Times New Roman"/>
          <w:sz w:val="24"/>
          <w:szCs w:val="24"/>
        </w:rPr>
        <w:t>. This data contains species, DBH, location and canopy position information for over 29,000 trees across the 20 ha Paint Rock Forest Dynamic Plot. We are using this data to create a spatial representation of species and phylogenetic diversity. This will serve as a ground reference for the drone based hyperspectral data taken in July of 2024.</w:t>
      </w:r>
    </w:p>
    <w:p w14:paraId="119214FE" w14:textId="77777777" w:rsidR="00E525B5" w:rsidRDefault="00E525B5" w:rsidP="00E525B5">
      <w:pPr>
        <w:pStyle w:val="NormalWeb"/>
      </w:pPr>
      <w:r>
        <w:t>Purpose:</w:t>
      </w:r>
      <w:r w:rsidRPr="009A2075">
        <w:t xml:space="preserve"> </w:t>
      </w:r>
    </w:p>
    <w:p w14:paraId="2C3C01FB" w14:textId="77777777" w:rsidR="00E525B5" w:rsidRDefault="00E525B5" w:rsidP="00E525B5">
      <w:pPr>
        <w:pStyle w:val="NormalWeb"/>
      </w:pPr>
      <w:r>
        <w:t>This study examines the spatial relationship between spectral variation and phylogenetic diversity within the Paint Rock Forest Dynamics Plot (PRFDP).</w:t>
      </w:r>
    </w:p>
    <w:p w14:paraId="1524CC62" w14:textId="77777777" w:rsidR="00E525B5" w:rsidRPr="007B11CF" w:rsidRDefault="00E525B5" w:rsidP="00E525B5">
      <w:pPr>
        <w:rPr>
          <w:rFonts w:ascii="Times New Roman" w:hAnsi="Times New Roman" w:cs="Times New Roman"/>
          <w:i/>
          <w:sz w:val="24"/>
          <w:szCs w:val="24"/>
        </w:rPr>
      </w:pPr>
      <w:commentRangeStart w:id="2"/>
      <w:r w:rsidRPr="007B11CF">
        <w:rPr>
          <w:rFonts w:ascii="Times New Roman" w:hAnsi="Times New Roman" w:cs="Times New Roman"/>
          <w:i/>
          <w:sz w:val="24"/>
          <w:szCs w:val="24"/>
        </w:rPr>
        <w:t>Secondary</w:t>
      </w:r>
    </w:p>
    <w:p w14:paraId="3FC1890B" w14:textId="77777777" w:rsidR="00E525B5" w:rsidRDefault="00E525B5" w:rsidP="00E525B5">
      <w:pPr>
        <w:rPr>
          <w:rFonts w:ascii="Times New Roman" w:hAnsi="Times New Roman" w:cs="Times New Roman"/>
          <w:sz w:val="24"/>
          <w:szCs w:val="24"/>
        </w:rPr>
      </w:pPr>
      <w:r>
        <w:rPr>
          <w:rFonts w:ascii="Times New Roman" w:hAnsi="Times New Roman" w:cs="Times New Roman"/>
          <w:sz w:val="24"/>
          <w:szCs w:val="24"/>
        </w:rPr>
        <w:t xml:space="preserve">Additionally, manually extracted pixels from the HSI, labelled with the corresponding species information will be used to create spectral profiles of individual trees of a select number of tree species. A Shannon’s diversity index will be created at each taxonomic level and a </w:t>
      </w:r>
      <w:proofErr w:type="spellStart"/>
      <w:r>
        <w:rPr>
          <w:rFonts w:ascii="Times New Roman" w:hAnsi="Times New Roman" w:cs="Times New Roman"/>
          <w:sz w:val="24"/>
          <w:szCs w:val="24"/>
        </w:rPr>
        <w:t>permANOVA</w:t>
      </w:r>
      <w:proofErr w:type="spellEnd"/>
      <w:r>
        <w:rPr>
          <w:rFonts w:ascii="Times New Roman" w:hAnsi="Times New Roman" w:cs="Times New Roman"/>
          <w:sz w:val="24"/>
          <w:szCs w:val="24"/>
        </w:rPr>
        <w:t xml:space="preserve"> will be conducted to determine how much of the diversity variation is explained by the spectral data.</w:t>
      </w:r>
      <w:commentRangeEnd w:id="2"/>
      <w:r>
        <w:rPr>
          <w:rStyle w:val="CommentReference"/>
          <w:rFonts w:ascii="Times New Roman" w:hAnsi="Times New Roman" w:cs="Times New Roman"/>
          <w:sz w:val="24"/>
          <w:szCs w:val="24"/>
        </w:rPr>
        <w:commentReference w:id="2"/>
      </w:r>
    </w:p>
    <w:p w14:paraId="3DA76837" w14:textId="77777777" w:rsidR="00DE78F9" w:rsidRDefault="00DE78F9" w:rsidP="00DE78F9">
      <w:pPr>
        <w:pStyle w:val="NormalWeb"/>
      </w:pPr>
      <w:r>
        <w:t>Phylogenetic diversity is quantified using an index based on shared evolutionary history among species derived from field census data. The census data are partitioned into spatial subplots that serve as sampling units, and a phylogenetic diversity value is calculated for each subplot at 10, 20, and 50 m² spatial scales.</w:t>
      </w:r>
    </w:p>
    <w:p w14:paraId="7EB342BC" w14:textId="77777777" w:rsidR="00E525B5" w:rsidRDefault="00E525B5" w:rsidP="00E525B5">
      <w:pPr>
        <w:rPr>
          <w:rFonts w:ascii="Times New Roman" w:eastAsia="Times New Roman" w:hAnsi="Times New Roman" w:cs="Times New Roman"/>
          <w:sz w:val="24"/>
          <w:szCs w:val="24"/>
        </w:rPr>
      </w:pPr>
      <w:r>
        <w:br w:type="page"/>
      </w:r>
    </w:p>
    <w:p w14:paraId="6E3A9A41" w14:textId="77777777" w:rsidR="00E525B5" w:rsidRDefault="00E525B5" w:rsidP="00E525B5">
      <w:pPr>
        <w:pStyle w:val="NormalWeb"/>
      </w:pPr>
    </w:p>
    <w:p w14:paraId="449B8F24" w14:textId="0ABF76BB" w:rsidR="00E525B5" w:rsidRDefault="00E525B5" w:rsidP="00E525B5">
      <w:pPr>
        <w:pStyle w:val="NormalWeb"/>
      </w:pPr>
      <w:r>
        <w:t>Data Processing:</w:t>
      </w:r>
    </w:p>
    <w:p w14:paraId="1ECF2D80" w14:textId="77777777" w:rsidR="00E525B5" w:rsidRDefault="00E525B5" w:rsidP="00E525B5">
      <w:pPr>
        <w:pStyle w:val="NormalWeb"/>
        <w:numPr>
          <w:ilvl w:val="0"/>
          <w:numId w:val="3"/>
        </w:numPr>
      </w:pPr>
      <w:r>
        <w:t xml:space="preserve">Hyperspectral imagery is partitioned into corresponding quadrats by selected the pixels closest to the center of each HS tile that lies in the corresponding quadrat area. Using </w:t>
      </w:r>
      <w:proofErr w:type="gramStart"/>
      <w:r>
        <w:t>terra(</w:t>
      </w:r>
      <w:proofErr w:type="gramEnd"/>
      <w:r>
        <w:t>) in R.</w:t>
      </w:r>
    </w:p>
    <w:p w14:paraId="0D113DAD" w14:textId="77777777" w:rsidR="00E525B5" w:rsidRDefault="00E525B5" w:rsidP="00E525B5">
      <w:pPr>
        <w:pStyle w:val="NormalWeb"/>
        <w:numPr>
          <w:ilvl w:val="0"/>
          <w:numId w:val="5"/>
        </w:numPr>
      </w:pPr>
      <w:r>
        <w:t xml:space="preserve">HSI Tiles with significant illumination distortions were excluded from portioning step leaving considerable gaps in quadrats those tiles once covered. Quads missing significant data were removed to mitigate the illumination effects on these data. </w:t>
      </w:r>
    </w:p>
    <w:p w14:paraId="6977D5D6" w14:textId="77777777" w:rsidR="00E525B5" w:rsidRDefault="00E525B5" w:rsidP="00E525B5">
      <w:pPr>
        <w:pStyle w:val="NormalWeb"/>
        <w:numPr>
          <w:ilvl w:val="1"/>
          <w:numId w:val="5"/>
        </w:numPr>
      </w:pPr>
      <w:r>
        <w:t>2.56 ha 256 – 10m quads</w:t>
      </w:r>
    </w:p>
    <w:p w14:paraId="3553513A" w14:textId="77777777" w:rsidR="00E525B5" w:rsidRDefault="00E525B5" w:rsidP="00E525B5">
      <w:pPr>
        <w:pStyle w:val="NormalWeb"/>
        <w:numPr>
          <w:ilvl w:val="1"/>
          <w:numId w:val="5"/>
        </w:numPr>
      </w:pPr>
      <w:r>
        <w:t>2.56 hectares (64 - 20m quadrats) were excluded due to illumination interference.</w:t>
      </w:r>
    </w:p>
    <w:p w14:paraId="585FF9C8" w14:textId="77777777" w:rsidR="00E525B5" w:rsidRDefault="00E525B5" w:rsidP="00E525B5">
      <w:pPr>
        <w:pStyle w:val="NormalWeb"/>
        <w:numPr>
          <w:ilvl w:val="1"/>
          <w:numId w:val="5"/>
        </w:numPr>
      </w:pPr>
      <w:r>
        <w:t>3 hectares (12 – 50m quadrats) were excluded due to illumination effects.</w:t>
      </w:r>
    </w:p>
    <w:p w14:paraId="74FE5415" w14:textId="77777777" w:rsidR="00E525B5" w:rsidRDefault="00E525B5" w:rsidP="00E525B5">
      <w:pPr>
        <w:pStyle w:val="NormalWeb"/>
        <w:numPr>
          <w:ilvl w:val="0"/>
          <w:numId w:val="3"/>
        </w:numPr>
      </w:pPr>
      <w:r>
        <w:t>Resampled from 2 to 5nm wavebands</w:t>
      </w:r>
    </w:p>
    <w:p w14:paraId="5BEC8F15" w14:textId="77777777" w:rsidR="00E525B5" w:rsidRDefault="00E525B5" w:rsidP="00E525B5">
      <w:pPr>
        <w:pStyle w:val="NormalWeb"/>
        <w:numPr>
          <w:ilvl w:val="0"/>
          <w:numId w:val="3"/>
        </w:numPr>
      </w:pPr>
      <w:r>
        <w:t>AUC analysis conducted to determine optimal shadow mask waveband and threshold. (Shadow masking threshold will be applied during the spectral heterogeneity calculation processing step.)</w:t>
      </w:r>
    </w:p>
    <w:p w14:paraId="1D39F05F" w14:textId="77777777" w:rsidR="00E525B5" w:rsidRDefault="00E525B5" w:rsidP="00E525B5">
      <w:pPr>
        <w:pStyle w:val="NormalWeb"/>
        <w:numPr>
          <w:ilvl w:val="0"/>
          <w:numId w:val="5"/>
        </w:numPr>
      </w:pPr>
      <w:r>
        <w:t xml:space="preserve">Shadow and Sunlit pixels where sampled across the entire plot and used for the afore mentioned AUC analysis to determine the best waveband and what reflectance value that shows the highest separability between shadow and sunlit pixels. Using the </w:t>
      </w:r>
      <w:proofErr w:type="spellStart"/>
      <w:proofErr w:type="gramStart"/>
      <w:r>
        <w:t>pROC</w:t>
      </w:r>
      <w:proofErr w:type="spellEnd"/>
      <w:r>
        <w:t>(</w:t>
      </w:r>
      <w:proofErr w:type="gramEnd"/>
      <w:r>
        <w:t>) package in R.</w:t>
      </w:r>
    </w:p>
    <w:p w14:paraId="52C73AE3" w14:textId="77777777" w:rsidR="00E525B5" w:rsidRDefault="00E525B5" w:rsidP="00E525B5">
      <w:pPr>
        <w:pStyle w:val="NormalWeb"/>
        <w:numPr>
          <w:ilvl w:val="0"/>
          <w:numId w:val="3"/>
        </w:numPr>
      </w:pPr>
      <w:r>
        <w:t>The spectral heterogeneity will then be calculated using (Shadow masking condition applied in logic):</w:t>
      </w:r>
    </w:p>
    <w:p w14:paraId="402AF028" w14:textId="77777777" w:rsidR="00E525B5" w:rsidRDefault="00E525B5" w:rsidP="00E525B5">
      <w:pPr>
        <w:pStyle w:val="NormalWeb"/>
        <w:numPr>
          <w:ilvl w:val="1"/>
          <w:numId w:val="1"/>
        </w:numPr>
      </w:pPr>
      <w:r>
        <w:t xml:space="preserve">Entropy of pairwise spectral angles of pixels sampled per quad using the </w:t>
      </w:r>
      <w:proofErr w:type="gramStart"/>
      <w:r>
        <w:t>terra(</w:t>
      </w:r>
      <w:proofErr w:type="gramEnd"/>
      <w:r>
        <w:t>) package in R. 2000 pixels sampled per quad.</w:t>
      </w:r>
    </w:p>
    <w:p w14:paraId="4A4BF244" w14:textId="77777777" w:rsidR="00E525B5" w:rsidRDefault="00E525B5" w:rsidP="00E525B5">
      <w:pPr>
        <w:pStyle w:val="NormalWeb"/>
        <w:rPr>
          <w:b/>
          <w:bCs/>
        </w:rPr>
      </w:pPr>
      <w:r w:rsidRPr="00803518">
        <w:rPr>
          <w:b/>
          <w:bCs/>
        </w:rPr>
        <w:t xml:space="preserve">Species Diversity </w:t>
      </w:r>
    </w:p>
    <w:p w14:paraId="5E99FC55" w14:textId="77777777" w:rsidR="00E525B5" w:rsidRDefault="00E525B5" w:rsidP="00E525B5">
      <w:pPr>
        <w:pStyle w:val="NormalWeb"/>
        <w:numPr>
          <w:ilvl w:val="0"/>
          <w:numId w:val="5"/>
        </w:numPr>
      </w:pPr>
      <w:r>
        <w:t xml:space="preserve">Census data filtered to retain upper story canopy trees. This is filtered by keeping canopy position 4&amp;5 or a DBH greater than 200mm. Resulting in 4519 individuals across 51 species retained. </w:t>
      </w:r>
    </w:p>
    <w:p w14:paraId="54723CB8" w14:textId="77777777" w:rsidR="00E525B5" w:rsidRDefault="00E525B5" w:rsidP="00E525B5">
      <w:pPr>
        <w:pStyle w:val="NormalWeb"/>
        <w:numPr>
          <w:ilvl w:val="0"/>
          <w:numId w:val="5"/>
        </w:numPr>
      </w:pPr>
      <w:r>
        <w:t>Canopy area estimated for each tree, based on DBH and species.</w:t>
      </w:r>
    </w:p>
    <w:p w14:paraId="3D9031A4" w14:textId="77777777" w:rsidR="00E525B5" w:rsidRDefault="00E525B5" w:rsidP="00E525B5">
      <w:pPr>
        <w:pStyle w:val="NormalWeb"/>
        <w:numPr>
          <w:ilvl w:val="0"/>
          <w:numId w:val="5"/>
        </w:numPr>
      </w:pPr>
      <w:r>
        <w:t xml:space="preserve">Then a 20m round moving window was used to detect species presence and calculate species diversity of each </w:t>
      </w:r>
      <w:proofErr w:type="gramStart"/>
      <w:r>
        <w:t>1 meter</w:t>
      </w:r>
      <w:proofErr w:type="gramEnd"/>
      <w:r>
        <w:t xml:space="preserve"> area.</w:t>
      </w:r>
    </w:p>
    <w:p w14:paraId="5FCD2F67" w14:textId="77777777" w:rsidR="00E525B5" w:rsidRDefault="00E525B5" w:rsidP="00E525B5">
      <w:pPr>
        <w:pStyle w:val="NormalWeb"/>
        <w:numPr>
          <w:ilvl w:val="0"/>
          <w:numId w:val="5"/>
        </w:numPr>
      </w:pPr>
      <w:r>
        <w:t xml:space="preserve">From this </w:t>
      </w:r>
      <w:proofErr w:type="gramStart"/>
      <w:r>
        <w:t>1 meter</w:t>
      </w:r>
      <w:proofErr w:type="gramEnd"/>
      <w:r>
        <w:t xml:space="preserve"> resolution raster of the entire study was created for 3 different diversity measures. </w:t>
      </w:r>
    </w:p>
    <w:p w14:paraId="5DA05F8D" w14:textId="77777777" w:rsidR="00E525B5" w:rsidRDefault="00E525B5" w:rsidP="00E525B5">
      <w:pPr>
        <w:pStyle w:val="NormalWeb"/>
        <w:numPr>
          <w:ilvl w:val="0"/>
          <w:numId w:val="5"/>
        </w:numPr>
      </w:pPr>
      <w:r>
        <w:t>Shannon’s Species Diversity: Measures how many species are present and how evenly individuals are distributed.</w:t>
      </w:r>
    </w:p>
    <w:p w14:paraId="6C7E9BF5" w14:textId="77777777" w:rsidR="00E525B5" w:rsidRDefault="00E525B5" w:rsidP="00E525B5">
      <w:pPr>
        <w:pStyle w:val="NormalWeb"/>
        <w:numPr>
          <w:ilvl w:val="0"/>
          <w:numId w:val="5"/>
        </w:numPr>
      </w:pPr>
      <w:r>
        <w:t>Faith’s Phylogenetic Diversity: Measures the total shared evolutionary connecting all species in a given area on a phylogenetic tree.</w:t>
      </w:r>
    </w:p>
    <w:p w14:paraId="5031E9E2" w14:textId="77777777" w:rsidR="00E525B5" w:rsidRPr="00803518" w:rsidRDefault="00E525B5" w:rsidP="00E525B5">
      <w:pPr>
        <w:pStyle w:val="NormalWeb"/>
        <w:numPr>
          <w:ilvl w:val="0"/>
          <w:numId w:val="5"/>
        </w:numPr>
      </w:pPr>
      <w:r>
        <w:lastRenderedPageBreak/>
        <w:t>Abundance Weighted Faith’s Phylogenetic Diversity: Measures the total shared evolutionary connecting all species in a given area on a phylogenetic tree with consideration to number of individuals per species.</w:t>
      </w:r>
    </w:p>
    <w:p w14:paraId="25E661E3" w14:textId="77777777" w:rsidR="00E525B5" w:rsidRDefault="00E525B5" w:rsidP="00E525B5">
      <w:pPr>
        <w:pStyle w:val="NormalWeb"/>
      </w:pPr>
      <w:r>
        <w:t>Analysis:</w:t>
      </w:r>
    </w:p>
    <w:p w14:paraId="124612B1" w14:textId="77777777" w:rsidR="00E525B5" w:rsidRDefault="00E525B5" w:rsidP="00E525B5">
      <w:pPr>
        <w:pStyle w:val="NormalWeb"/>
        <w:numPr>
          <w:ilvl w:val="0"/>
          <w:numId w:val="4"/>
        </w:numPr>
      </w:pPr>
      <w:r>
        <w:t>Within and between quad spectral variation.</w:t>
      </w:r>
    </w:p>
    <w:p w14:paraId="2547BFE2" w14:textId="77777777" w:rsidR="00E525B5" w:rsidRDefault="00E525B5" w:rsidP="00E525B5">
      <w:pPr>
        <w:pStyle w:val="NormalWeb"/>
        <w:numPr>
          <w:ilvl w:val="0"/>
          <w:numId w:val="4"/>
        </w:numPr>
      </w:pPr>
      <w:r>
        <w:t>Relationship between spectral heterogeneity calculation methods. Where did they relate and where did they differ? Does topography or other factors contribute to spatial pattern differences between these?</w:t>
      </w:r>
    </w:p>
    <w:p w14:paraId="4C9901B0" w14:textId="77777777" w:rsidR="00E525B5" w:rsidRDefault="00E525B5" w:rsidP="00E525B5">
      <w:pPr>
        <w:pStyle w:val="NormalWeb"/>
        <w:numPr>
          <w:ilvl w:val="0"/>
          <w:numId w:val="4"/>
        </w:numPr>
      </w:pPr>
      <w:r>
        <w:t>Spectral heterogeneity and Phylogenetic comparison index. (regression + spatial relationship)</w:t>
      </w:r>
    </w:p>
    <w:p w14:paraId="24E2ACCF" w14:textId="77777777" w:rsidR="00E525B5" w:rsidRDefault="00E525B5" w:rsidP="00E525B5">
      <w:pPr>
        <w:pStyle w:val="NormalWeb"/>
        <w:numPr>
          <w:ilvl w:val="0"/>
          <w:numId w:val="4"/>
        </w:numPr>
      </w:pPr>
      <w:r>
        <w:t>(Additional) Explore missing variation with other contiguous data available at PRFDP.</w:t>
      </w:r>
    </w:p>
    <w:p w14:paraId="270C3BF2" w14:textId="77777777" w:rsidR="00E525B5" w:rsidRDefault="00E525B5" w:rsidP="00E525B5">
      <w:pPr>
        <w:pStyle w:val="NormalWeb"/>
        <w:ind w:left="720"/>
      </w:pPr>
    </w:p>
    <w:p w14:paraId="31AC4BE9" w14:textId="23C38EA6" w:rsidR="00A9540F" w:rsidRDefault="00A9540F">
      <w:pPr>
        <w:rPr>
          <w:rFonts w:ascii="Times New Roman" w:eastAsia="Times New Roman" w:hAnsi="Times New Roman" w:cs="Times New Roman"/>
          <w:sz w:val="24"/>
          <w:szCs w:val="24"/>
        </w:rPr>
      </w:pPr>
      <w:r>
        <w:br w:type="page"/>
      </w:r>
    </w:p>
    <w:p w14:paraId="20442D9B" w14:textId="623C012E" w:rsidR="00F24A2A" w:rsidRDefault="00A9540F" w:rsidP="00D346D4">
      <w:pPr>
        <w:pStyle w:val="NormalWeb"/>
        <w:rPr>
          <w:b/>
        </w:rPr>
      </w:pPr>
      <w:r w:rsidRPr="00A9540F">
        <w:rPr>
          <w:b/>
        </w:rPr>
        <w:lastRenderedPageBreak/>
        <w:t>Results</w:t>
      </w:r>
    </w:p>
    <w:p w14:paraId="33062870" w14:textId="1D96F012" w:rsidR="00A9540F" w:rsidRPr="00A9540F" w:rsidRDefault="00A9540F" w:rsidP="00D346D4">
      <w:pPr>
        <w:pStyle w:val="NormalWeb"/>
      </w:pPr>
      <w:r w:rsidRPr="00A9540F">
        <w:t>Phylogenetic diversity is structured along a dominant multivariate gradient driven by spectral heterogeneity, elevation, and topographic variation. All identified PD outliers correspond exactly to extreme values along this gradient, indicating that they represent edge conditions of the primary ecological axis rather than independent anomalous processes.</w:t>
      </w:r>
    </w:p>
    <w:p w14:paraId="6C16A696" w14:textId="31CEEC72" w:rsidR="00F24A2A" w:rsidRDefault="00724932" w:rsidP="00D346D4">
      <w:pPr>
        <w:pStyle w:val="NormalWeb"/>
      </w:pPr>
      <w:r w:rsidRPr="00724932">
        <w:t>PC1 is a brightness-dominated component. Approximately 80–</w:t>
      </w:r>
      <w:r w:rsidR="00731BA1">
        <w:t>90</w:t>
      </w:r>
      <w:bookmarkStart w:id="3" w:name="_GoBack"/>
      <w:bookmarkEnd w:id="3"/>
      <w:r w:rsidRPr="00724932">
        <w:t>% of its variation is explained by overall reflectance, indicating that it primarily represents canopy brightness or albedo. The remaining variation likely reflects structural and ecological factors that influence reflectance magnitude, including canopy architecture, shadowing, background mixing, and species-related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6009"/>
        <w:gridCol w:w="1235"/>
      </w:tblGrid>
      <w:tr w:rsidR="00406684" w:rsidRPr="00406684" w14:paraId="1EEFA712" w14:textId="77777777" w:rsidTr="00406684">
        <w:trPr>
          <w:tblHeader/>
          <w:tblCellSpacing w:w="15" w:type="dxa"/>
        </w:trPr>
        <w:tc>
          <w:tcPr>
            <w:tcW w:w="0" w:type="auto"/>
            <w:vAlign w:val="center"/>
            <w:hideMark/>
          </w:tcPr>
          <w:p w14:paraId="25D3EF7E" w14:textId="77777777" w:rsidR="00406684" w:rsidRPr="00406684" w:rsidRDefault="00406684" w:rsidP="00406684">
            <w:pPr>
              <w:spacing w:after="0" w:line="240" w:lineRule="auto"/>
              <w:jc w:val="center"/>
              <w:rPr>
                <w:rFonts w:ascii="Times New Roman" w:eastAsia="Times New Roman" w:hAnsi="Times New Roman" w:cs="Times New Roman"/>
                <w:b/>
                <w:bCs/>
                <w:sz w:val="24"/>
                <w:szCs w:val="24"/>
              </w:rPr>
            </w:pPr>
            <w:r w:rsidRPr="00406684">
              <w:rPr>
                <w:rFonts w:ascii="Times New Roman" w:eastAsia="Times New Roman" w:hAnsi="Times New Roman" w:cs="Times New Roman"/>
                <w:b/>
                <w:bCs/>
                <w:sz w:val="24"/>
                <w:szCs w:val="24"/>
              </w:rPr>
              <w:t>Wavelength region</w:t>
            </w:r>
          </w:p>
        </w:tc>
        <w:tc>
          <w:tcPr>
            <w:tcW w:w="0" w:type="auto"/>
            <w:vAlign w:val="center"/>
            <w:hideMark/>
          </w:tcPr>
          <w:p w14:paraId="4E9778BC" w14:textId="77777777" w:rsidR="00406684" w:rsidRPr="00406684" w:rsidRDefault="00406684" w:rsidP="00406684">
            <w:pPr>
              <w:spacing w:after="0" w:line="240" w:lineRule="auto"/>
              <w:jc w:val="center"/>
              <w:rPr>
                <w:rFonts w:ascii="Times New Roman" w:eastAsia="Times New Roman" w:hAnsi="Times New Roman" w:cs="Times New Roman"/>
                <w:b/>
                <w:bCs/>
                <w:sz w:val="24"/>
                <w:szCs w:val="24"/>
              </w:rPr>
            </w:pPr>
            <w:r w:rsidRPr="00406684">
              <w:rPr>
                <w:rFonts w:ascii="Times New Roman" w:eastAsia="Times New Roman" w:hAnsi="Times New Roman" w:cs="Times New Roman"/>
                <w:b/>
                <w:bCs/>
                <w:sz w:val="24"/>
                <w:szCs w:val="24"/>
              </w:rPr>
              <w:t>Likely ecological relevance</w:t>
            </w:r>
          </w:p>
        </w:tc>
        <w:tc>
          <w:tcPr>
            <w:tcW w:w="0" w:type="auto"/>
            <w:vAlign w:val="center"/>
            <w:hideMark/>
          </w:tcPr>
          <w:p w14:paraId="23FF9479" w14:textId="77777777" w:rsidR="00406684" w:rsidRPr="00406684" w:rsidRDefault="00406684" w:rsidP="00406684">
            <w:pPr>
              <w:spacing w:after="0" w:line="240" w:lineRule="auto"/>
              <w:jc w:val="center"/>
              <w:rPr>
                <w:rFonts w:ascii="Times New Roman" w:eastAsia="Times New Roman" w:hAnsi="Times New Roman" w:cs="Times New Roman"/>
                <w:b/>
                <w:bCs/>
                <w:sz w:val="24"/>
                <w:szCs w:val="24"/>
              </w:rPr>
            </w:pPr>
            <w:r w:rsidRPr="00406684">
              <w:rPr>
                <w:rFonts w:ascii="Times New Roman" w:eastAsia="Times New Roman" w:hAnsi="Times New Roman" w:cs="Times New Roman"/>
                <w:b/>
                <w:bCs/>
                <w:sz w:val="24"/>
                <w:szCs w:val="24"/>
              </w:rPr>
              <w:t>Confidence</w:t>
            </w:r>
          </w:p>
        </w:tc>
      </w:tr>
      <w:tr w:rsidR="00406684" w:rsidRPr="00406684" w14:paraId="4C683859" w14:textId="77777777" w:rsidTr="00406684">
        <w:trPr>
          <w:tblCellSpacing w:w="15" w:type="dxa"/>
        </w:trPr>
        <w:tc>
          <w:tcPr>
            <w:tcW w:w="0" w:type="auto"/>
            <w:vAlign w:val="center"/>
            <w:hideMark/>
          </w:tcPr>
          <w:p w14:paraId="6AE93175"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b/>
                <w:bCs/>
                <w:sz w:val="24"/>
                <w:szCs w:val="24"/>
              </w:rPr>
              <w:t>398–403 nm</w:t>
            </w:r>
          </w:p>
        </w:tc>
        <w:tc>
          <w:tcPr>
            <w:tcW w:w="0" w:type="auto"/>
            <w:vAlign w:val="center"/>
            <w:hideMark/>
          </w:tcPr>
          <w:p w14:paraId="0F1B4021"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Violet/near-UV edge; pigments (chlorophyll, carotenoids, flavonoids) and atmospheric noise sensitivity</w:t>
            </w:r>
          </w:p>
        </w:tc>
        <w:tc>
          <w:tcPr>
            <w:tcW w:w="0" w:type="auto"/>
            <w:vAlign w:val="center"/>
            <w:hideMark/>
          </w:tcPr>
          <w:p w14:paraId="2377F7C0"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Moderate</w:t>
            </w:r>
          </w:p>
        </w:tc>
      </w:tr>
      <w:tr w:rsidR="00406684" w:rsidRPr="00406684" w14:paraId="6F388D57" w14:textId="77777777" w:rsidTr="00406684">
        <w:trPr>
          <w:tblCellSpacing w:w="15" w:type="dxa"/>
        </w:trPr>
        <w:tc>
          <w:tcPr>
            <w:tcW w:w="0" w:type="auto"/>
            <w:vAlign w:val="center"/>
            <w:hideMark/>
          </w:tcPr>
          <w:p w14:paraId="55467FA1"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b/>
                <w:bCs/>
                <w:sz w:val="24"/>
                <w:szCs w:val="24"/>
              </w:rPr>
              <w:t>498–503 nm</w:t>
            </w:r>
          </w:p>
        </w:tc>
        <w:tc>
          <w:tcPr>
            <w:tcW w:w="0" w:type="auto"/>
            <w:vAlign w:val="center"/>
            <w:hideMark/>
          </w:tcPr>
          <w:p w14:paraId="0C9B2067"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Blue-green pigments; chlorophyll and carotenoid absorption</w:t>
            </w:r>
          </w:p>
        </w:tc>
        <w:tc>
          <w:tcPr>
            <w:tcW w:w="0" w:type="auto"/>
            <w:vAlign w:val="center"/>
            <w:hideMark/>
          </w:tcPr>
          <w:p w14:paraId="3636CBE3"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High</w:t>
            </w:r>
          </w:p>
        </w:tc>
      </w:tr>
      <w:tr w:rsidR="00406684" w:rsidRPr="00406684" w14:paraId="400A55AC" w14:textId="77777777" w:rsidTr="00406684">
        <w:trPr>
          <w:tblCellSpacing w:w="15" w:type="dxa"/>
        </w:trPr>
        <w:tc>
          <w:tcPr>
            <w:tcW w:w="0" w:type="auto"/>
            <w:vAlign w:val="center"/>
            <w:hideMark/>
          </w:tcPr>
          <w:p w14:paraId="6793468D"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b/>
                <w:bCs/>
                <w:sz w:val="24"/>
                <w:szCs w:val="24"/>
              </w:rPr>
              <w:t>643–683 nm (peak 663 nm)</w:t>
            </w:r>
          </w:p>
        </w:tc>
        <w:tc>
          <w:tcPr>
            <w:tcW w:w="0" w:type="auto"/>
            <w:vAlign w:val="center"/>
            <w:hideMark/>
          </w:tcPr>
          <w:p w14:paraId="18068A7C"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 xml:space="preserve">Chlorophyll </w:t>
            </w:r>
            <w:proofErr w:type="gramStart"/>
            <w:r w:rsidRPr="00406684">
              <w:rPr>
                <w:rFonts w:ascii="Times New Roman" w:eastAsia="Times New Roman" w:hAnsi="Times New Roman" w:cs="Times New Roman"/>
                <w:i/>
                <w:iCs/>
                <w:sz w:val="24"/>
                <w:szCs w:val="24"/>
              </w:rPr>
              <w:t>a</w:t>
            </w:r>
            <w:proofErr w:type="gramEnd"/>
            <w:r w:rsidRPr="00406684">
              <w:rPr>
                <w:rFonts w:ascii="Times New Roman" w:eastAsia="Times New Roman" w:hAnsi="Times New Roman" w:cs="Times New Roman"/>
                <w:sz w:val="24"/>
                <w:szCs w:val="24"/>
              </w:rPr>
              <w:t xml:space="preserve"> absorption feature; photosynthetic activity</w:t>
            </w:r>
          </w:p>
        </w:tc>
        <w:tc>
          <w:tcPr>
            <w:tcW w:w="0" w:type="auto"/>
            <w:vAlign w:val="center"/>
            <w:hideMark/>
          </w:tcPr>
          <w:p w14:paraId="4DFB62CE"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Very high</w:t>
            </w:r>
          </w:p>
        </w:tc>
      </w:tr>
      <w:tr w:rsidR="00406684" w:rsidRPr="00406684" w14:paraId="7D470FB1" w14:textId="77777777" w:rsidTr="00406684">
        <w:trPr>
          <w:tblCellSpacing w:w="15" w:type="dxa"/>
        </w:trPr>
        <w:tc>
          <w:tcPr>
            <w:tcW w:w="0" w:type="auto"/>
            <w:vAlign w:val="center"/>
            <w:hideMark/>
          </w:tcPr>
          <w:p w14:paraId="67858358"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b/>
                <w:bCs/>
                <w:sz w:val="24"/>
                <w:szCs w:val="24"/>
              </w:rPr>
              <w:t>888–898 nm</w:t>
            </w:r>
          </w:p>
        </w:tc>
        <w:tc>
          <w:tcPr>
            <w:tcW w:w="0" w:type="auto"/>
            <w:vAlign w:val="center"/>
            <w:hideMark/>
          </w:tcPr>
          <w:p w14:paraId="080CBB56"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NIR canopy structure; leaf internal scattering, LAI, canopy architecture</w:t>
            </w:r>
          </w:p>
        </w:tc>
        <w:tc>
          <w:tcPr>
            <w:tcW w:w="0" w:type="auto"/>
            <w:vAlign w:val="center"/>
            <w:hideMark/>
          </w:tcPr>
          <w:p w14:paraId="6B7B8916"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High</w:t>
            </w:r>
          </w:p>
        </w:tc>
      </w:tr>
      <w:tr w:rsidR="00406684" w:rsidRPr="00406684" w14:paraId="5B865D3B" w14:textId="77777777" w:rsidTr="00406684">
        <w:trPr>
          <w:tblCellSpacing w:w="15" w:type="dxa"/>
        </w:trPr>
        <w:tc>
          <w:tcPr>
            <w:tcW w:w="0" w:type="auto"/>
            <w:vAlign w:val="center"/>
            <w:hideMark/>
          </w:tcPr>
          <w:p w14:paraId="2A31FF80"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b/>
                <w:bCs/>
                <w:sz w:val="24"/>
                <w:szCs w:val="24"/>
              </w:rPr>
              <w:t>933–963 nm</w:t>
            </w:r>
          </w:p>
        </w:tc>
        <w:tc>
          <w:tcPr>
            <w:tcW w:w="0" w:type="auto"/>
            <w:vAlign w:val="center"/>
            <w:hideMark/>
          </w:tcPr>
          <w:p w14:paraId="5B239143"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Beginning of the 970 nm water absorption feature</w:t>
            </w:r>
          </w:p>
        </w:tc>
        <w:tc>
          <w:tcPr>
            <w:tcW w:w="0" w:type="auto"/>
            <w:vAlign w:val="center"/>
            <w:hideMark/>
          </w:tcPr>
          <w:p w14:paraId="7E88A747"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High</w:t>
            </w:r>
          </w:p>
        </w:tc>
      </w:tr>
      <w:tr w:rsidR="00406684" w:rsidRPr="00406684" w14:paraId="18CF8E32" w14:textId="77777777" w:rsidTr="00406684">
        <w:trPr>
          <w:tblCellSpacing w:w="15" w:type="dxa"/>
        </w:trPr>
        <w:tc>
          <w:tcPr>
            <w:tcW w:w="0" w:type="auto"/>
            <w:vAlign w:val="center"/>
            <w:hideMark/>
          </w:tcPr>
          <w:p w14:paraId="4CB385D0"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b/>
                <w:bCs/>
                <w:sz w:val="24"/>
                <w:szCs w:val="24"/>
              </w:rPr>
              <w:t>983–998 nm</w:t>
            </w:r>
          </w:p>
        </w:tc>
        <w:tc>
          <w:tcPr>
            <w:tcW w:w="0" w:type="auto"/>
            <w:vAlign w:val="center"/>
            <w:hideMark/>
          </w:tcPr>
          <w:p w14:paraId="1E214D30"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Shoulder of the 970 nm water absorption band; leaf water content</w:t>
            </w:r>
          </w:p>
        </w:tc>
        <w:tc>
          <w:tcPr>
            <w:tcW w:w="0" w:type="auto"/>
            <w:vAlign w:val="center"/>
            <w:hideMark/>
          </w:tcPr>
          <w:p w14:paraId="7E9AEEFE" w14:textId="77777777" w:rsidR="00406684" w:rsidRPr="00406684" w:rsidRDefault="00406684" w:rsidP="00406684">
            <w:pPr>
              <w:spacing w:after="0" w:line="240" w:lineRule="auto"/>
              <w:rPr>
                <w:rFonts w:ascii="Times New Roman" w:eastAsia="Times New Roman" w:hAnsi="Times New Roman" w:cs="Times New Roman"/>
                <w:sz w:val="24"/>
                <w:szCs w:val="24"/>
              </w:rPr>
            </w:pPr>
            <w:r w:rsidRPr="00406684">
              <w:rPr>
                <w:rFonts w:ascii="Times New Roman" w:eastAsia="Times New Roman" w:hAnsi="Times New Roman" w:cs="Times New Roman"/>
                <w:sz w:val="24"/>
                <w:szCs w:val="24"/>
              </w:rPr>
              <w:t>High</w:t>
            </w:r>
          </w:p>
        </w:tc>
      </w:tr>
    </w:tbl>
    <w:p w14:paraId="414C4FF6" w14:textId="77777777" w:rsidR="00406684" w:rsidRDefault="00406684" w:rsidP="00D346D4">
      <w:pPr>
        <w:pStyle w:val="NormalWeb"/>
      </w:pPr>
    </w:p>
    <w:p w14:paraId="26E85B2D" w14:textId="77777777" w:rsidR="00F24A2A" w:rsidRDefault="00F24A2A" w:rsidP="00D346D4">
      <w:pPr>
        <w:pStyle w:val="NormalWeb"/>
      </w:pPr>
    </w:p>
    <w:p w14:paraId="6673C9E1" w14:textId="03149FCC" w:rsidR="0030798B" w:rsidRDefault="0030798B" w:rsidP="00D346D4">
      <w:pPr>
        <w:pStyle w:val="NormalWeb"/>
      </w:pPr>
    </w:p>
    <w:p w14:paraId="785C67A0" w14:textId="77777777" w:rsidR="00F24A2A" w:rsidRDefault="00F24A2A" w:rsidP="00D346D4">
      <w:pPr>
        <w:pStyle w:val="NormalWeb"/>
      </w:pPr>
    </w:p>
    <w:p w14:paraId="7A822DF5" w14:textId="77777777" w:rsidR="00D346D4" w:rsidRDefault="00D346D4"/>
    <w:sectPr w:rsidR="00D346D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Evan Tenorio" w:date="2026-03-03T20:14:00Z" w:initials="P">
    <w:p w14:paraId="3E141B09" w14:textId="77777777" w:rsidR="00E525B5" w:rsidRDefault="00E525B5" w:rsidP="00E525B5">
      <w:pPr>
        <w:pStyle w:val="CommentText"/>
      </w:pPr>
      <w:r>
        <w:rPr>
          <w:rStyle w:val="CommentReference"/>
        </w:rPr>
        <w:annotationRef/>
      </w:r>
      <w:r>
        <w:t>May be taken out. Under consideration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E141B0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E141B09" w16cid:durableId="2D51BF9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611A"/>
    <w:multiLevelType w:val="hybridMultilevel"/>
    <w:tmpl w:val="E1A06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1B0EE4"/>
    <w:multiLevelType w:val="hybridMultilevel"/>
    <w:tmpl w:val="0B1EE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380C99"/>
    <w:multiLevelType w:val="hybridMultilevel"/>
    <w:tmpl w:val="1654EE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6B1013"/>
    <w:multiLevelType w:val="hybridMultilevel"/>
    <w:tmpl w:val="D4241B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D16283"/>
    <w:multiLevelType w:val="hybridMultilevel"/>
    <w:tmpl w:val="277AF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1473F3"/>
    <w:multiLevelType w:val="multilevel"/>
    <w:tmpl w:val="61685D24"/>
    <w:lvl w:ilvl="0">
      <w:start w:val="1"/>
      <w:numFmt w:val="decimal"/>
      <w:lvlText w:val="%1."/>
      <w:lvlJc w:val="left"/>
      <w:pPr>
        <w:ind w:left="720" w:hanging="360"/>
      </w:pPr>
      <w:rPr>
        <w:rFonts w:hint="default"/>
      </w:rPr>
    </w:lvl>
    <w:lvl w:ilvl="1">
      <w:start w:val="56"/>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2"/>
  </w:num>
  <w:num w:numId="2">
    <w:abstractNumId w:val="4"/>
  </w:num>
  <w:num w:numId="3">
    <w:abstractNumId w:val="5"/>
  </w:num>
  <w:num w:numId="4">
    <w:abstractNumId w:val="1"/>
  </w:num>
  <w:num w:numId="5">
    <w:abstractNumId w:val="0"/>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intRock">
    <w15:presenceInfo w15:providerId="Windows Live" w15:userId="6e4bbb5638bc275b"/>
  </w15:person>
  <w15:person w15:author="Evan Tenorio">
    <w15:presenceInfo w15:providerId="None" w15:userId="Evan Teno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A8"/>
    <w:rsid w:val="00050FFB"/>
    <w:rsid w:val="0008078C"/>
    <w:rsid w:val="0008397E"/>
    <w:rsid w:val="0012551A"/>
    <w:rsid w:val="00134AD8"/>
    <w:rsid w:val="001B5AD7"/>
    <w:rsid w:val="001C29F8"/>
    <w:rsid w:val="00207B50"/>
    <w:rsid w:val="00286B9E"/>
    <w:rsid w:val="0030798B"/>
    <w:rsid w:val="003241A4"/>
    <w:rsid w:val="00343F5E"/>
    <w:rsid w:val="00374092"/>
    <w:rsid w:val="003A1300"/>
    <w:rsid w:val="00406684"/>
    <w:rsid w:val="00472728"/>
    <w:rsid w:val="00512B0E"/>
    <w:rsid w:val="005B2F02"/>
    <w:rsid w:val="006408E3"/>
    <w:rsid w:val="00724932"/>
    <w:rsid w:val="00731BA1"/>
    <w:rsid w:val="007D16F5"/>
    <w:rsid w:val="009054A7"/>
    <w:rsid w:val="0094438C"/>
    <w:rsid w:val="009A2075"/>
    <w:rsid w:val="00A469D5"/>
    <w:rsid w:val="00A9540F"/>
    <w:rsid w:val="00AA1A09"/>
    <w:rsid w:val="00B2594D"/>
    <w:rsid w:val="00BC01D4"/>
    <w:rsid w:val="00BF0C0B"/>
    <w:rsid w:val="00C36AC7"/>
    <w:rsid w:val="00C37B91"/>
    <w:rsid w:val="00C62EA8"/>
    <w:rsid w:val="00CD5AE8"/>
    <w:rsid w:val="00D31F58"/>
    <w:rsid w:val="00D346D4"/>
    <w:rsid w:val="00DE78F9"/>
    <w:rsid w:val="00E3466B"/>
    <w:rsid w:val="00E525B5"/>
    <w:rsid w:val="00E77C49"/>
    <w:rsid w:val="00F24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DF1F0"/>
  <w15:chartTrackingRefBased/>
  <w15:docId w15:val="{A2ED42CE-58B3-42AB-BF78-EA0C746F4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346D4"/>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3A1300"/>
    <w:rPr>
      <w:sz w:val="16"/>
      <w:szCs w:val="16"/>
    </w:rPr>
  </w:style>
  <w:style w:type="paragraph" w:styleId="CommentText">
    <w:name w:val="annotation text"/>
    <w:basedOn w:val="Normal"/>
    <w:link w:val="CommentTextChar"/>
    <w:uiPriority w:val="99"/>
    <w:semiHidden/>
    <w:unhideWhenUsed/>
    <w:rsid w:val="003A1300"/>
    <w:pPr>
      <w:spacing w:line="240" w:lineRule="auto"/>
    </w:pPr>
    <w:rPr>
      <w:sz w:val="20"/>
      <w:szCs w:val="20"/>
    </w:rPr>
  </w:style>
  <w:style w:type="character" w:customStyle="1" w:styleId="CommentTextChar">
    <w:name w:val="Comment Text Char"/>
    <w:basedOn w:val="DefaultParagraphFont"/>
    <w:link w:val="CommentText"/>
    <w:uiPriority w:val="99"/>
    <w:semiHidden/>
    <w:rsid w:val="003A1300"/>
    <w:rPr>
      <w:sz w:val="20"/>
      <w:szCs w:val="20"/>
    </w:rPr>
  </w:style>
  <w:style w:type="paragraph" w:styleId="CommentSubject">
    <w:name w:val="annotation subject"/>
    <w:basedOn w:val="CommentText"/>
    <w:next w:val="CommentText"/>
    <w:link w:val="CommentSubjectChar"/>
    <w:uiPriority w:val="99"/>
    <w:semiHidden/>
    <w:unhideWhenUsed/>
    <w:rsid w:val="003A1300"/>
    <w:rPr>
      <w:b/>
      <w:bCs/>
    </w:rPr>
  </w:style>
  <w:style w:type="character" w:customStyle="1" w:styleId="CommentSubjectChar">
    <w:name w:val="Comment Subject Char"/>
    <w:basedOn w:val="CommentTextChar"/>
    <w:link w:val="CommentSubject"/>
    <w:uiPriority w:val="99"/>
    <w:semiHidden/>
    <w:rsid w:val="003A1300"/>
    <w:rPr>
      <w:b/>
      <w:bCs/>
      <w:sz w:val="20"/>
      <w:szCs w:val="20"/>
    </w:rPr>
  </w:style>
  <w:style w:type="paragraph" w:styleId="BalloonText">
    <w:name w:val="Balloon Text"/>
    <w:basedOn w:val="Normal"/>
    <w:link w:val="BalloonTextChar"/>
    <w:uiPriority w:val="99"/>
    <w:semiHidden/>
    <w:unhideWhenUsed/>
    <w:rsid w:val="003A13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1300"/>
    <w:rPr>
      <w:rFonts w:ascii="Segoe UI" w:hAnsi="Segoe UI" w:cs="Segoe UI"/>
      <w:sz w:val="18"/>
      <w:szCs w:val="18"/>
    </w:rPr>
  </w:style>
  <w:style w:type="paragraph" w:styleId="ListParagraph">
    <w:name w:val="List Paragraph"/>
    <w:basedOn w:val="Normal"/>
    <w:uiPriority w:val="34"/>
    <w:qFormat/>
    <w:rsid w:val="00050FFB"/>
    <w:pPr>
      <w:ind w:left="720"/>
      <w:contextualSpacing/>
    </w:pPr>
  </w:style>
  <w:style w:type="character" w:styleId="Strong">
    <w:name w:val="Strong"/>
    <w:basedOn w:val="DefaultParagraphFont"/>
    <w:uiPriority w:val="22"/>
    <w:qFormat/>
    <w:rsid w:val="00406684"/>
    <w:rPr>
      <w:b/>
      <w:bCs/>
    </w:rPr>
  </w:style>
  <w:style w:type="character" w:styleId="Emphasis">
    <w:name w:val="Emphasis"/>
    <w:basedOn w:val="DefaultParagraphFont"/>
    <w:uiPriority w:val="20"/>
    <w:qFormat/>
    <w:rsid w:val="004066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731284">
      <w:bodyDiv w:val="1"/>
      <w:marLeft w:val="0"/>
      <w:marRight w:val="0"/>
      <w:marTop w:val="0"/>
      <w:marBottom w:val="0"/>
      <w:divBdr>
        <w:top w:val="none" w:sz="0" w:space="0" w:color="auto"/>
        <w:left w:val="none" w:sz="0" w:space="0" w:color="auto"/>
        <w:bottom w:val="none" w:sz="0" w:space="0" w:color="auto"/>
        <w:right w:val="none" w:sz="0" w:space="0" w:color="auto"/>
      </w:divBdr>
    </w:div>
    <w:div w:id="1047410395">
      <w:bodyDiv w:val="1"/>
      <w:marLeft w:val="0"/>
      <w:marRight w:val="0"/>
      <w:marTop w:val="0"/>
      <w:marBottom w:val="0"/>
      <w:divBdr>
        <w:top w:val="none" w:sz="0" w:space="0" w:color="auto"/>
        <w:left w:val="none" w:sz="0" w:space="0" w:color="auto"/>
        <w:bottom w:val="none" w:sz="0" w:space="0" w:color="auto"/>
        <w:right w:val="none" w:sz="0" w:space="0" w:color="auto"/>
      </w:divBdr>
    </w:div>
    <w:div w:id="1103723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A36D63796CDA448658D4C6E26819E3" ma:contentTypeVersion="9" ma:contentTypeDescription="Create a new document." ma:contentTypeScope="" ma:versionID="bd90bb11296c2c4b5ba164726c460751">
  <xsd:schema xmlns:xsd="http://www.w3.org/2001/XMLSchema" xmlns:xs="http://www.w3.org/2001/XMLSchema" xmlns:p="http://schemas.microsoft.com/office/2006/metadata/properties" xmlns:ns3="381ae226-ed8d-42b5-89e8-bafe2870bc59" targetNamespace="http://schemas.microsoft.com/office/2006/metadata/properties" ma:root="true" ma:fieldsID="cb7e1957f95de54cde2589d9923a2bbb" ns3:_="">
    <xsd:import namespace="381ae226-ed8d-42b5-89e8-bafe2870bc59"/>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ae226-ed8d-42b5-89e8-bafe2870bc5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81ae226-ed8d-42b5-89e8-bafe2870bc59" xsi:nil="true"/>
  </documentManagement>
</p:properties>
</file>

<file path=customXml/itemProps1.xml><?xml version="1.0" encoding="utf-8"?>
<ds:datastoreItem xmlns:ds="http://schemas.openxmlformats.org/officeDocument/2006/customXml" ds:itemID="{3B5F7607-B9AB-445C-8082-EB554096BB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ae226-ed8d-42b5-89e8-bafe2870b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6C7B11-1CB1-4AE1-A9C4-289C54A9535E}">
  <ds:schemaRefs>
    <ds:schemaRef ds:uri="http://schemas.microsoft.com/sharepoint/v3/contenttype/forms"/>
  </ds:schemaRefs>
</ds:datastoreItem>
</file>

<file path=customXml/itemProps3.xml><?xml version="1.0" encoding="utf-8"?>
<ds:datastoreItem xmlns:ds="http://schemas.openxmlformats.org/officeDocument/2006/customXml" ds:itemID="{286FD02C-080F-456D-BB9F-C105DF439D1A}">
  <ds:schemaRefs>
    <ds:schemaRef ds:uri="381ae226-ed8d-42b5-89e8-bafe2870bc59"/>
    <ds:schemaRef ds:uri="http://schemas.microsoft.com/office/infopath/2007/PartnerControls"/>
    <ds:schemaRef ds:uri="http://www.w3.org/XML/1998/namespace"/>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13176</TotalTime>
  <Pages>5</Pages>
  <Words>1286</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PaintRock</dc:creator>
  <cp:keywords/>
  <dc:description/>
  <cp:lastModifiedBy>PaintRock</cp:lastModifiedBy>
  <cp:revision>3</cp:revision>
  <dcterms:created xsi:type="dcterms:W3CDTF">2026-01-20T16:14:00Z</dcterms:created>
  <dcterms:modified xsi:type="dcterms:W3CDTF">2026-08-03T18:00:00Z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0x01010083A36D63796CDA448658D4C6E26819E3</vt:lpwstr>
  </property>
</Properties>
</file>